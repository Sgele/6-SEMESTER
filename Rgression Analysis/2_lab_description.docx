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BDAFF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Fonts w:eastAsiaTheme="minorHAnsi"/>
          <w:b/>
          <w:bCs/>
          <w:noProof/>
          <w:lang w:val="lt-LT"/>
        </w:rPr>
        <w:drawing>
          <wp:inline distT="0" distB="0" distL="0" distR="0" wp14:anchorId="6DD9B4D9" wp14:editId="53FBCE22">
            <wp:extent cx="2724150" cy="1511300"/>
            <wp:effectExtent l="0" t="0" r="0" b="0"/>
            <wp:docPr id="1" name="Picture 1" descr="Paveikslėlis, kuriame yra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veikslėlis, kuriame yra diagram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695D34FD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37C6AB46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5BA55C58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71D4737B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7E5F3BE0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sz w:val="32"/>
          <w:szCs w:val="32"/>
          <w:lang w:val="lt-LT"/>
        </w:rPr>
        <w:t>MATEMATIKOS IR INFORMATIKOS</w:t>
      </w: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26890CDE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sz w:val="32"/>
          <w:szCs w:val="32"/>
          <w:lang w:val="lt-LT"/>
        </w:rPr>
        <w:t>FAKULTETAS </w:t>
      </w: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72BF6A4D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345DFB04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1473A9CA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34455BFD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63E6B5D3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</w:t>
      </w:r>
    </w:p>
    <w:p w14:paraId="24DA5358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32"/>
          <w:lang w:val="lt-LT"/>
        </w:rPr>
        <w:t>  </w:t>
      </w:r>
    </w:p>
    <w:p w14:paraId="66BC1BD3" w14:textId="3A9588A4" w:rsidR="00593BCD" w:rsidRPr="003F282C" w:rsidRDefault="002A0DC8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>
        <w:rPr>
          <w:rStyle w:val="eop"/>
          <w:sz w:val="32"/>
          <w:szCs w:val="32"/>
          <w:lang w:val="lt-LT"/>
        </w:rPr>
        <w:t>MODELIS ĮVYKIŲ SKAIČIUI APRAŠYTI</w:t>
      </w:r>
    </w:p>
    <w:p w14:paraId="59846B15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lang w:val="lt-LT"/>
        </w:rPr>
        <w:t>Laboratorinis darbas</w:t>
      </w:r>
      <w:r w:rsidRPr="003F282C">
        <w:rPr>
          <w:rStyle w:val="eop"/>
          <w:rFonts w:eastAsiaTheme="majorEastAsia"/>
          <w:lang w:val="lt-LT"/>
        </w:rPr>
        <w:t> </w:t>
      </w:r>
    </w:p>
    <w:p w14:paraId="480CE104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lang w:val="lt-LT"/>
        </w:rPr>
        <w:t> </w:t>
      </w:r>
    </w:p>
    <w:p w14:paraId="31212EDF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lang w:val="lt-LT"/>
        </w:rPr>
        <w:t> </w:t>
      </w:r>
    </w:p>
    <w:p w14:paraId="610FE160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lang w:val="lt-LT"/>
        </w:rPr>
        <w:t> </w:t>
      </w:r>
    </w:p>
    <w:p w14:paraId="3945FAD7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</w:p>
    <w:p w14:paraId="4CB4D136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lang w:val="lt-LT"/>
        </w:rPr>
        <w:t> </w:t>
      </w:r>
    </w:p>
    <w:p w14:paraId="4FCAECEB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 </w:t>
      </w:r>
    </w:p>
    <w:p w14:paraId="36EFC737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</w:t>
      </w:r>
    </w:p>
    <w:p w14:paraId="27BA6CA3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</w:t>
      </w:r>
    </w:p>
    <w:p w14:paraId="35E67305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lang w:val="lt-LT"/>
        </w:rPr>
      </w:pPr>
      <w:r w:rsidRPr="003F282C">
        <w:rPr>
          <w:rStyle w:val="normaltextrun"/>
          <w:lang w:val="lt-LT"/>
        </w:rPr>
        <w:t>Atliko: Simona Gelžinytė,</w:t>
      </w:r>
    </w:p>
    <w:p w14:paraId="64D75D6E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lang w:val="lt-LT"/>
        </w:rPr>
      </w:pPr>
      <w:r w:rsidRPr="003F282C">
        <w:rPr>
          <w:rStyle w:val="normaltextrun"/>
          <w:lang w:val="lt-LT"/>
        </w:rPr>
        <w:t xml:space="preserve">Ugnė </w:t>
      </w:r>
      <w:proofErr w:type="spellStart"/>
      <w:r w:rsidRPr="003F282C">
        <w:rPr>
          <w:rStyle w:val="normaltextrun"/>
          <w:lang w:val="lt-LT"/>
        </w:rPr>
        <w:t>Kniukštaitė</w:t>
      </w:r>
      <w:proofErr w:type="spellEnd"/>
      <w:r w:rsidRPr="003F282C">
        <w:rPr>
          <w:rStyle w:val="normaltextrun"/>
          <w:lang w:val="lt-LT"/>
        </w:rPr>
        <w:t xml:space="preserve">, </w:t>
      </w:r>
    </w:p>
    <w:p w14:paraId="35284444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lang w:val="lt-LT"/>
        </w:rPr>
      </w:pPr>
      <w:proofErr w:type="spellStart"/>
      <w:r w:rsidRPr="003F282C">
        <w:rPr>
          <w:rStyle w:val="normaltextrun"/>
          <w:lang w:val="lt-LT"/>
        </w:rPr>
        <w:t>Laineda</w:t>
      </w:r>
      <w:proofErr w:type="spellEnd"/>
      <w:r w:rsidRPr="003F282C">
        <w:rPr>
          <w:rStyle w:val="normaltextrun"/>
          <w:lang w:val="lt-LT"/>
        </w:rPr>
        <w:t xml:space="preserve"> Morkytė, </w:t>
      </w:r>
    </w:p>
    <w:p w14:paraId="64CFAF7B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lang w:val="lt-LT"/>
        </w:rPr>
        <w:t xml:space="preserve">Austėja </w:t>
      </w:r>
      <w:proofErr w:type="spellStart"/>
      <w:r w:rsidRPr="003F282C">
        <w:rPr>
          <w:rStyle w:val="normaltextrun"/>
          <w:lang w:val="lt-LT"/>
        </w:rPr>
        <w:t>Valeikaitė</w:t>
      </w:r>
      <w:proofErr w:type="spellEnd"/>
      <w:r w:rsidRPr="003F282C">
        <w:rPr>
          <w:rStyle w:val="normaltextrun"/>
          <w:lang w:val="lt-LT"/>
        </w:rPr>
        <w:t>,</w:t>
      </w:r>
    </w:p>
    <w:p w14:paraId="0E8BE62A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lang w:val="lt-LT"/>
        </w:rPr>
        <w:t>duomenų mokslas 3 k. 2gr.</w:t>
      </w:r>
    </w:p>
    <w:p w14:paraId="2809A2FD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</w:t>
      </w:r>
    </w:p>
    <w:p w14:paraId="14BE9390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  </w:t>
      </w:r>
    </w:p>
    <w:p w14:paraId="6E2FB202" w14:textId="77777777" w:rsidR="00593BCD" w:rsidRPr="003F282C" w:rsidRDefault="00593BCD" w:rsidP="00593BCD">
      <w:pPr>
        <w:pStyle w:val="paragraph"/>
        <w:spacing w:before="0" w:beforeAutospacing="0" w:after="0" w:afterAutospacing="0"/>
        <w:jc w:val="right"/>
        <w:textAlignment w:val="baseline"/>
        <w:rPr>
          <w:sz w:val="18"/>
          <w:szCs w:val="18"/>
          <w:lang w:val="lt-LT"/>
        </w:rPr>
      </w:pPr>
      <w:r w:rsidRPr="003F282C">
        <w:rPr>
          <w:rStyle w:val="eop"/>
          <w:rFonts w:eastAsiaTheme="majorEastAsia"/>
          <w:sz w:val="20"/>
          <w:szCs w:val="20"/>
          <w:lang w:val="lt-LT"/>
        </w:rPr>
        <w:t> </w:t>
      </w:r>
    </w:p>
    <w:p w14:paraId="36CCE77F" w14:textId="77777777" w:rsidR="00593BCD" w:rsidRPr="003F282C" w:rsidRDefault="00593BCD" w:rsidP="00593BCD">
      <w:pPr>
        <w:pStyle w:val="paragraph"/>
        <w:spacing w:before="0" w:beforeAutospacing="0" w:after="0" w:afterAutospacing="0"/>
        <w:jc w:val="center"/>
        <w:textAlignment w:val="baseline"/>
        <w:rPr>
          <w:sz w:val="18"/>
          <w:szCs w:val="18"/>
          <w:lang w:val="lt-LT"/>
        </w:rPr>
      </w:pPr>
      <w:r w:rsidRPr="003F282C">
        <w:rPr>
          <w:rStyle w:val="normaltextrun"/>
          <w:lang w:val="lt-LT"/>
        </w:rPr>
        <w:t>Vilnius, 2023</w:t>
      </w:r>
    </w:p>
    <w:p w14:paraId="57BCCAC7" w14:textId="0EF6C628" w:rsidR="00BD3756" w:rsidRPr="003F282C" w:rsidRDefault="00BD3756">
      <w:pPr>
        <w:rPr>
          <w:lang w:val="lt-LT"/>
        </w:rPr>
      </w:pPr>
      <w:r w:rsidRPr="003F282C">
        <w:rPr>
          <w:lang w:val="lt-LT"/>
        </w:rPr>
        <w:br w:type="page"/>
      </w:r>
    </w:p>
    <w:p w14:paraId="2C1CAE52" w14:textId="22415224" w:rsidR="005D46D4" w:rsidRPr="003F282C" w:rsidRDefault="00BD3756" w:rsidP="00BD3756">
      <w:pPr>
        <w:jc w:val="center"/>
        <w:rPr>
          <w:rFonts w:asciiTheme="majorBidi" w:hAnsiTheme="majorBidi" w:cstheme="majorBidi"/>
          <w:b/>
          <w:bCs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b/>
          <w:bCs/>
          <w:sz w:val="24"/>
          <w:szCs w:val="24"/>
          <w:lang w:val="lt-LT"/>
        </w:rPr>
        <w:lastRenderedPageBreak/>
        <w:t>TURINYS</w:t>
      </w:r>
    </w:p>
    <w:p w14:paraId="3EF8F42A" w14:textId="708965A0" w:rsidR="00BD3756" w:rsidRPr="003F282C" w:rsidRDefault="00BD3756" w:rsidP="00BD3756">
      <w:pPr>
        <w:jc w:val="center"/>
        <w:rPr>
          <w:rFonts w:asciiTheme="majorBidi" w:hAnsiTheme="majorBidi" w:cstheme="majorBidi"/>
          <w:b/>
          <w:bCs/>
          <w:sz w:val="24"/>
          <w:szCs w:val="24"/>
          <w:lang w:val="lt-LT"/>
        </w:rPr>
      </w:pPr>
    </w:p>
    <w:p w14:paraId="252E48DB" w14:textId="5EEF6749" w:rsidR="00964758" w:rsidRPr="00964758" w:rsidRDefault="00807CAF" w:rsidP="00964758">
      <w:pPr>
        <w:pStyle w:val="TOC1"/>
        <w:tabs>
          <w:tab w:val="left" w:pos="44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b w:val="0"/>
          <w:bCs w:val="0"/>
          <w:caps w:val="0"/>
          <w:noProof/>
          <w:sz w:val="24"/>
        </w:rPr>
      </w:pPr>
      <w:r w:rsidRPr="00964758">
        <w:rPr>
          <w:rFonts w:asciiTheme="majorBidi" w:hAnsiTheme="majorBidi" w:cstheme="majorBidi"/>
          <w:b w:val="0"/>
          <w:bCs w:val="0"/>
          <w:sz w:val="24"/>
          <w:lang w:val="lt-LT"/>
        </w:rPr>
        <w:fldChar w:fldCharType="begin"/>
      </w:r>
      <w:r w:rsidRPr="00964758">
        <w:rPr>
          <w:rFonts w:asciiTheme="majorBidi" w:hAnsiTheme="majorBidi" w:cstheme="majorBidi"/>
          <w:b w:val="0"/>
          <w:bCs w:val="0"/>
          <w:sz w:val="24"/>
          <w:lang w:val="lt-LT"/>
        </w:rPr>
        <w:instrText xml:space="preserve"> TOC \o "1-3" \h \z \u </w:instrText>
      </w:r>
      <w:r w:rsidRPr="00964758">
        <w:rPr>
          <w:rFonts w:asciiTheme="majorBidi" w:hAnsiTheme="majorBidi" w:cstheme="majorBidi"/>
          <w:b w:val="0"/>
          <w:bCs w:val="0"/>
          <w:sz w:val="24"/>
          <w:lang w:val="lt-LT"/>
        </w:rPr>
        <w:fldChar w:fldCharType="separate"/>
      </w:r>
      <w:hyperlink w:anchor="_Toc130137939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1.</w:t>
        </w:r>
        <w:r w:rsidR="00964758" w:rsidRPr="00964758">
          <w:rPr>
            <w:rFonts w:asciiTheme="majorBidi" w:eastAsiaTheme="minorEastAsia" w:hAnsiTheme="majorBidi" w:cstheme="majorBidi"/>
            <w:b w:val="0"/>
            <w:bCs w:val="0"/>
            <w: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ĮVADAS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_Toc130137939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3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7BADAE4E" w14:textId="33DF5EF8" w:rsidR="00964758" w:rsidRPr="00964758" w:rsidRDefault="006D611F" w:rsidP="00964758">
      <w:pPr>
        <w:pStyle w:val="TOC2"/>
        <w:tabs>
          <w:tab w:val="left" w:pos="88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0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1.1</w:t>
        </w:r>
        <w:r w:rsidR="00964758" w:rsidRPr="00964758">
          <w:rPr>
            <w:rFonts w:asciiTheme="majorBidi" w:eastAsiaTheme="minorEastAsia" w:hAnsiTheme="majorBidi" w:cstheme="majorBidi"/>
            <w:small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Tyrimo tikslas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_Toc130137940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3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5104E1BE" w14:textId="2C07D958" w:rsidR="00964758" w:rsidRPr="00964758" w:rsidRDefault="006D611F" w:rsidP="00964758">
      <w:pPr>
        <w:pStyle w:val="TOC2"/>
        <w:tabs>
          <w:tab w:val="left" w:pos="88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1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1.2</w:t>
        </w:r>
        <w:r w:rsidR="00964758" w:rsidRPr="00964758">
          <w:rPr>
            <w:rFonts w:asciiTheme="majorBidi" w:eastAsiaTheme="minorEastAsia" w:hAnsiTheme="majorBidi" w:cstheme="majorBidi"/>
            <w:small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Tyrimo uždaviniai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_Toc130137941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3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43551628" w14:textId="1441894A" w:rsidR="00964758" w:rsidRPr="00964758" w:rsidRDefault="006D611F" w:rsidP="00964758">
      <w:pPr>
        <w:pStyle w:val="TOC2"/>
        <w:tabs>
          <w:tab w:val="left" w:pos="88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2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1.3</w:t>
        </w:r>
        <w:r w:rsidR="00964758" w:rsidRPr="00964758">
          <w:rPr>
            <w:rFonts w:asciiTheme="majorBidi" w:eastAsiaTheme="minorEastAsia" w:hAnsiTheme="majorBidi" w:cstheme="majorBidi"/>
            <w:small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Duomenys ir programinė įranga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_Toc130137942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3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323FD818" w14:textId="7D0F3A2D" w:rsidR="00964758" w:rsidRPr="00964758" w:rsidRDefault="006D611F" w:rsidP="00964758">
      <w:pPr>
        <w:pStyle w:val="TOC1"/>
        <w:tabs>
          <w:tab w:val="left" w:pos="44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b w:val="0"/>
          <w:bCs w:val="0"/>
          <w:caps w:val="0"/>
          <w:noProof/>
          <w:sz w:val="24"/>
        </w:rPr>
      </w:pPr>
      <w:hyperlink w:anchor="_Toc130137943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2.</w:t>
        </w:r>
        <w:r w:rsidR="00964758" w:rsidRPr="00964758">
          <w:rPr>
            <w:rFonts w:asciiTheme="majorBidi" w:eastAsiaTheme="minorEastAsia" w:hAnsiTheme="majorBidi" w:cstheme="majorBidi"/>
            <w:b w:val="0"/>
            <w:bCs w:val="0"/>
            <w: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MODELIS ĮVYKIŲ SKAIČIUI APRAŠYTI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_Toc130137943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4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5651E935" w14:textId="111827B3" w:rsidR="00964758" w:rsidRPr="00964758" w:rsidRDefault="006D611F" w:rsidP="00964758">
      <w:pPr>
        <w:pStyle w:val="TOC2"/>
        <w:tabs>
          <w:tab w:val="left" w:pos="88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4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2.1</w:t>
        </w:r>
        <w:r w:rsidR="00964758" w:rsidRPr="00964758">
          <w:rPr>
            <w:rFonts w:asciiTheme="majorBidi" w:eastAsiaTheme="minorEastAsia" w:hAnsiTheme="majorBidi" w:cstheme="majorBidi"/>
            <w:small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Modelis įvykių skaičiui aprašyti naudojant R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_Toc130137944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4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1F6C83F4" w14:textId="3406E6A9" w:rsidR="00964758" w:rsidRPr="00964758" w:rsidRDefault="006D611F" w:rsidP="00964758">
      <w:pPr>
        <w:pStyle w:val="TOC2"/>
        <w:tabs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5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</w:rPr>
          <w:t xml:space="preserve">2.2 </w:t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Modelis įvykių skaičiui aprašyti naudojant SAS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_Toc130137945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16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210ED81F" w14:textId="2C34317B" w:rsidR="00964758" w:rsidRPr="00964758" w:rsidRDefault="006D611F" w:rsidP="00964758">
      <w:pPr>
        <w:pStyle w:val="TOC2"/>
        <w:tabs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smallCaps w:val="0"/>
          <w:noProof/>
          <w:sz w:val="24"/>
        </w:rPr>
      </w:pPr>
      <w:hyperlink w:anchor="_Toc130137946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2.3 Modelis įvykių skaičiui aprašyti naudojant Python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_Toc130137946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25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5185E4BE" w14:textId="6510B5F7" w:rsidR="00964758" w:rsidRPr="00964758" w:rsidRDefault="006D611F" w:rsidP="00964758">
      <w:pPr>
        <w:pStyle w:val="TOC1"/>
        <w:tabs>
          <w:tab w:val="left" w:pos="440"/>
          <w:tab w:val="right" w:leader="dot" w:pos="9678"/>
        </w:tabs>
        <w:spacing w:line="360" w:lineRule="auto"/>
        <w:rPr>
          <w:rFonts w:asciiTheme="majorBidi" w:eastAsiaTheme="minorEastAsia" w:hAnsiTheme="majorBidi" w:cstheme="majorBidi"/>
          <w:b w:val="0"/>
          <w:bCs w:val="0"/>
          <w:caps w:val="0"/>
          <w:noProof/>
          <w:sz w:val="24"/>
        </w:rPr>
      </w:pPr>
      <w:hyperlink w:anchor="_Toc130137947" w:history="1"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3.</w:t>
        </w:r>
        <w:r w:rsidR="00964758" w:rsidRPr="00964758">
          <w:rPr>
            <w:rFonts w:asciiTheme="majorBidi" w:eastAsiaTheme="minorEastAsia" w:hAnsiTheme="majorBidi" w:cstheme="majorBidi"/>
            <w:b w:val="0"/>
            <w:bCs w:val="0"/>
            <w:caps w:val="0"/>
            <w:noProof/>
            <w:sz w:val="24"/>
          </w:rPr>
          <w:tab/>
        </w:r>
        <w:r w:rsidR="00964758" w:rsidRPr="00964758">
          <w:rPr>
            <w:rStyle w:val="Hyperlink"/>
            <w:rFonts w:asciiTheme="majorBidi" w:hAnsiTheme="majorBidi" w:cstheme="majorBidi"/>
            <w:noProof/>
            <w:sz w:val="24"/>
            <w:lang w:val="lt-LT"/>
          </w:rPr>
          <w:t>IŠVADOS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tab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begin"/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instrText xml:space="preserve"> PAGEREF _Toc130137947 \h </w:instrTex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separate"/>
        </w:r>
        <w:r w:rsidR="005F5F22">
          <w:rPr>
            <w:rFonts w:asciiTheme="majorBidi" w:hAnsiTheme="majorBidi" w:cstheme="majorBidi"/>
            <w:noProof/>
            <w:webHidden/>
            <w:sz w:val="24"/>
          </w:rPr>
          <w:t>32</w:t>
        </w:r>
        <w:r w:rsidR="00964758" w:rsidRPr="00964758">
          <w:rPr>
            <w:rFonts w:asciiTheme="majorBidi" w:hAnsiTheme="majorBidi" w:cstheme="majorBidi"/>
            <w:noProof/>
            <w:webHidden/>
            <w:sz w:val="24"/>
          </w:rPr>
          <w:fldChar w:fldCharType="end"/>
        </w:r>
      </w:hyperlink>
    </w:p>
    <w:p w14:paraId="620CAC26" w14:textId="18A531CE" w:rsidR="001F2B11" w:rsidRPr="003F282C" w:rsidRDefault="00807CAF" w:rsidP="00964758">
      <w:pPr>
        <w:spacing w:line="36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lt-LT"/>
        </w:rPr>
      </w:pPr>
      <w:r w:rsidRPr="00964758">
        <w:rPr>
          <w:rFonts w:asciiTheme="majorBidi" w:hAnsiTheme="majorBidi" w:cstheme="majorBidi"/>
          <w:b/>
          <w:bCs/>
          <w:sz w:val="24"/>
          <w:szCs w:val="24"/>
          <w:lang w:val="lt-LT"/>
        </w:rPr>
        <w:fldChar w:fldCharType="end"/>
      </w:r>
    </w:p>
    <w:p w14:paraId="60FC625D" w14:textId="4D567A41" w:rsidR="001F2B11" w:rsidRPr="003F282C" w:rsidRDefault="001F2B11" w:rsidP="00BD3756">
      <w:pPr>
        <w:jc w:val="center"/>
        <w:rPr>
          <w:rFonts w:asciiTheme="majorBidi" w:hAnsiTheme="majorBidi" w:cstheme="majorBidi"/>
          <w:b/>
          <w:bCs/>
          <w:sz w:val="24"/>
          <w:szCs w:val="24"/>
          <w:lang w:val="lt-LT"/>
        </w:rPr>
      </w:pPr>
    </w:p>
    <w:p w14:paraId="099CDBBE" w14:textId="61A6D07A" w:rsidR="001F2B11" w:rsidRPr="003F282C" w:rsidRDefault="001F2B11">
      <w:pPr>
        <w:rPr>
          <w:rFonts w:asciiTheme="majorBidi" w:hAnsiTheme="majorBidi" w:cstheme="majorBidi"/>
          <w:b/>
          <w:bCs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b/>
          <w:bCs/>
          <w:sz w:val="24"/>
          <w:szCs w:val="24"/>
          <w:lang w:val="lt-LT"/>
        </w:rPr>
        <w:br w:type="page"/>
      </w:r>
    </w:p>
    <w:p w14:paraId="5798CAF6" w14:textId="1A74DD74" w:rsidR="001F2B11" w:rsidRPr="003F282C" w:rsidRDefault="00923320" w:rsidP="00774A0F">
      <w:pPr>
        <w:pStyle w:val="Heading1"/>
        <w:numPr>
          <w:ilvl w:val="0"/>
          <w:numId w:val="2"/>
        </w:numPr>
        <w:spacing w:line="360" w:lineRule="auto"/>
        <w:rPr>
          <w:lang w:val="lt-LT"/>
        </w:rPr>
      </w:pPr>
      <w:bookmarkStart w:id="0" w:name="_Toc130137939"/>
      <w:r w:rsidRPr="003F282C">
        <w:rPr>
          <w:lang w:val="lt-LT"/>
        </w:rPr>
        <w:lastRenderedPageBreak/>
        <w:t>ĮVADAS</w:t>
      </w:r>
      <w:bookmarkEnd w:id="0"/>
    </w:p>
    <w:p w14:paraId="10607852" w14:textId="09836C42" w:rsidR="00923320" w:rsidRPr="003F282C" w:rsidRDefault="009565ED" w:rsidP="00541B65">
      <w:pPr>
        <w:pStyle w:val="Heading2"/>
        <w:numPr>
          <w:ilvl w:val="1"/>
          <w:numId w:val="2"/>
        </w:numPr>
        <w:spacing w:line="360" w:lineRule="auto"/>
        <w:rPr>
          <w:lang w:val="lt-LT"/>
        </w:rPr>
      </w:pPr>
      <w:bookmarkStart w:id="1" w:name="_Toc130137940"/>
      <w:r w:rsidRPr="003F282C">
        <w:rPr>
          <w:lang w:val="lt-LT"/>
        </w:rPr>
        <w:t>Tyrimo tikslas</w:t>
      </w:r>
      <w:bookmarkEnd w:id="1"/>
    </w:p>
    <w:p w14:paraId="11DCC6F1" w14:textId="7F9EC1C9" w:rsidR="00C42988" w:rsidRPr="003F282C" w:rsidRDefault="00C42988" w:rsidP="00541B65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Parinkti tinkamą regresijos modelį</w:t>
      </w:r>
      <w:r w:rsidR="0012748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įvykių skaičiui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</w:p>
    <w:p w14:paraId="4A2B09FB" w14:textId="5D56025B" w:rsidR="009565ED" w:rsidRPr="003F282C" w:rsidRDefault="009565ED" w:rsidP="00541B65">
      <w:pPr>
        <w:pStyle w:val="Heading2"/>
        <w:numPr>
          <w:ilvl w:val="1"/>
          <w:numId w:val="2"/>
        </w:numPr>
        <w:spacing w:line="360" w:lineRule="auto"/>
        <w:rPr>
          <w:lang w:val="lt-LT"/>
        </w:rPr>
      </w:pPr>
      <w:bookmarkStart w:id="2" w:name="_Toc130137941"/>
      <w:r w:rsidRPr="003F282C">
        <w:rPr>
          <w:lang w:val="lt-LT"/>
        </w:rPr>
        <w:t>Tyrimo uždaviniai</w:t>
      </w:r>
      <w:bookmarkEnd w:id="2"/>
    </w:p>
    <w:p w14:paraId="70A03387" w14:textId="77777777" w:rsidR="003A4BE2" w:rsidRPr="003F282C" w:rsidRDefault="003A4BE2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Atlikti pirminę duomenų analizę;</w:t>
      </w:r>
    </w:p>
    <w:p w14:paraId="4D022C57" w14:textId="77777777" w:rsidR="003A4BE2" w:rsidRPr="003F282C" w:rsidRDefault="00774A0F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Patikrinti modelio prielaidas;</w:t>
      </w:r>
    </w:p>
    <w:p w14:paraId="3210716D" w14:textId="77777777" w:rsidR="003A4BE2" w:rsidRPr="003F282C" w:rsidRDefault="00774A0F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Sukonstruoti modelį;</w:t>
      </w:r>
    </w:p>
    <w:p w14:paraId="141C5F5F" w14:textId="5D75FFE1" w:rsidR="003A4BE2" w:rsidRPr="003F282C" w:rsidRDefault="00774A0F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Modelio tinkamum</w:t>
      </w:r>
      <w:r w:rsidR="005742EB" w:rsidRPr="003F282C">
        <w:rPr>
          <w:rFonts w:asciiTheme="majorBidi" w:hAnsiTheme="majorBidi" w:cstheme="majorBidi"/>
          <w:sz w:val="24"/>
          <w:szCs w:val="24"/>
          <w:lang w:val="lt-LT"/>
        </w:rPr>
        <w:t>ą įvertinti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297B09E4" w14:textId="5EEA9DE8" w:rsidR="005742EB" w:rsidRPr="003F282C" w:rsidRDefault="00F25318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Pateikti gauto modelio interpretacijas;</w:t>
      </w:r>
    </w:p>
    <w:p w14:paraId="335C5262" w14:textId="58D590AF" w:rsidR="00774A0F" w:rsidRPr="003F282C" w:rsidRDefault="00774A0F" w:rsidP="003A4BE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Apibendrinti gautus rezultatus, pateikti išvadas.</w:t>
      </w:r>
    </w:p>
    <w:p w14:paraId="22544AF8" w14:textId="4E34135D" w:rsidR="009565ED" w:rsidRPr="003F282C" w:rsidRDefault="009565ED" w:rsidP="00541B65">
      <w:pPr>
        <w:pStyle w:val="Heading2"/>
        <w:numPr>
          <w:ilvl w:val="1"/>
          <w:numId w:val="2"/>
        </w:numPr>
        <w:spacing w:line="360" w:lineRule="auto"/>
        <w:rPr>
          <w:lang w:val="lt-LT"/>
        </w:rPr>
      </w:pPr>
      <w:bookmarkStart w:id="3" w:name="_Toc130137942"/>
      <w:r w:rsidRPr="003F282C">
        <w:rPr>
          <w:lang w:val="lt-LT"/>
        </w:rPr>
        <w:t>Duomenys ir programinė įranga</w:t>
      </w:r>
      <w:bookmarkEnd w:id="3"/>
    </w:p>
    <w:p w14:paraId="3D6FB855" w14:textId="0813F64A" w:rsidR="00AE230F" w:rsidRPr="003F282C" w:rsidRDefault="009C1254" w:rsidP="00541B65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Pasirinktas duomenų rinkinys apie</w:t>
      </w:r>
      <w:r w:rsidR="000A49A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biochemijos </w:t>
      </w:r>
      <w:r w:rsidR="00AC38B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doktorantų mokslinį produktyvumą. </w:t>
      </w:r>
      <w:r w:rsidR="00AE230F" w:rsidRPr="003F282C">
        <w:rPr>
          <w:rFonts w:asciiTheme="majorBidi" w:hAnsiTheme="majorBidi" w:cstheme="majorBidi"/>
          <w:sz w:val="24"/>
          <w:szCs w:val="24"/>
          <w:lang w:val="lt-LT"/>
        </w:rPr>
        <w:t xml:space="preserve">Priklausomas kintamasis – </w:t>
      </w:r>
      <w:r w:rsidR="00541B65" w:rsidRPr="003F282C">
        <w:rPr>
          <w:rFonts w:asciiTheme="majorBidi" w:hAnsiTheme="majorBidi" w:cstheme="majorBidi"/>
          <w:sz w:val="24"/>
          <w:szCs w:val="24"/>
          <w:lang w:val="lt-LT"/>
        </w:rPr>
        <w:t>per pastaruosius trejus doktorantūros metus paskelbtų straipsnių skaičius</w:t>
      </w:r>
      <w:r w:rsidR="00AE664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ir 5 </w:t>
      </w:r>
      <w:proofErr w:type="spellStart"/>
      <w:r w:rsidR="00AE6640" w:rsidRPr="003F282C">
        <w:rPr>
          <w:rFonts w:asciiTheme="majorBidi" w:hAnsiTheme="majorBidi" w:cstheme="majorBidi"/>
          <w:sz w:val="24"/>
          <w:szCs w:val="24"/>
          <w:lang w:val="lt-LT"/>
        </w:rPr>
        <w:t>kovariantės</w:t>
      </w:r>
      <w:proofErr w:type="spellEnd"/>
      <w:r w:rsidR="00AE6640" w:rsidRPr="003F282C">
        <w:rPr>
          <w:rFonts w:asciiTheme="majorBidi" w:hAnsiTheme="majorBidi" w:cstheme="majorBidi"/>
          <w:sz w:val="24"/>
          <w:szCs w:val="24"/>
          <w:lang w:val="lt-LT"/>
        </w:rPr>
        <w:t>:</w:t>
      </w:r>
    </w:p>
    <w:p w14:paraId="00DC2B5C" w14:textId="581BEEC4" w:rsidR="00AE6640" w:rsidRPr="003F282C" w:rsidRDefault="00F247E3" w:rsidP="00AE664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Lytis</w:t>
      </w:r>
      <w:r w:rsidR="00A4051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9C7998" w:rsidRPr="003F282C">
        <w:rPr>
          <w:rFonts w:asciiTheme="majorBidi" w:hAnsiTheme="majorBidi" w:cstheme="majorBidi"/>
          <w:sz w:val="24"/>
          <w:szCs w:val="24"/>
          <w:lang w:val="lt-LT"/>
        </w:rPr>
        <w:t>(kategorinis)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17ECDAAC" w14:textId="2E358FAC" w:rsidR="00F247E3" w:rsidRPr="003F282C" w:rsidRDefault="00F247E3" w:rsidP="00AE664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Ar vedęs</w:t>
      </w:r>
      <w:r w:rsidR="009C799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(kategorinis)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339DBA4A" w14:textId="0789FEA3" w:rsidR="00F247E3" w:rsidRPr="003F282C" w:rsidRDefault="009914DB" w:rsidP="00AE664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Vaikų skaičius – jaunesnių nei 6 metai;</w:t>
      </w:r>
    </w:p>
    <w:p w14:paraId="69193819" w14:textId="0ADAF34D" w:rsidR="009914DB" w:rsidRPr="003F282C" w:rsidRDefault="00B83DF6" w:rsidP="00AE664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Prestižas</w:t>
      </w:r>
      <w:r w:rsidR="007A518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 studijų programos prestižas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43A74E09" w14:textId="4536826B" w:rsidR="00B83DF6" w:rsidRPr="003F282C" w:rsidRDefault="00B83DF6" w:rsidP="00AE664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Mentorius</w:t>
      </w:r>
      <w:r w:rsidR="001207A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 doktoranto mentoriaus paskelbtų straipsnių skaičius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</w:p>
    <w:p w14:paraId="000C7A61" w14:textId="0E76F5B3" w:rsidR="00290005" w:rsidRPr="003F282C" w:rsidRDefault="00AC38B6" w:rsidP="003A4BE2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Duomenys paimti iš ,,R“ paketo </w:t>
      </w:r>
      <w:r w:rsidR="00CE50A0" w:rsidRPr="003F282C">
        <w:rPr>
          <w:rFonts w:asciiTheme="majorBidi" w:hAnsiTheme="majorBidi" w:cstheme="majorBidi"/>
          <w:sz w:val="24"/>
          <w:szCs w:val="24"/>
          <w:lang w:val="lt-LT"/>
        </w:rPr>
        <w:t>,,AER“</w:t>
      </w:r>
      <w:r w:rsidR="003A4BE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  <w:r w:rsidR="0029000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Iš viso yra </w:t>
      </w:r>
      <w:r w:rsidR="0020374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915 </w:t>
      </w:r>
      <w:r w:rsidR="00290005" w:rsidRPr="003F282C">
        <w:rPr>
          <w:rFonts w:asciiTheme="majorBidi" w:hAnsiTheme="majorBidi" w:cstheme="majorBidi"/>
          <w:sz w:val="24"/>
          <w:szCs w:val="24"/>
          <w:lang w:val="lt-LT"/>
        </w:rPr>
        <w:t>stebėjimų, praleistų reikšmių nėra. Tyrimo metu naudota programinė įranga: ,,SAS“, ,,R“ ir ,,</w:t>
      </w:r>
      <w:proofErr w:type="spellStart"/>
      <w:r w:rsidR="00290005" w:rsidRPr="003F282C">
        <w:rPr>
          <w:rFonts w:asciiTheme="majorBidi" w:hAnsiTheme="majorBidi" w:cstheme="majorBidi"/>
          <w:sz w:val="24"/>
          <w:szCs w:val="24"/>
          <w:lang w:val="lt-LT"/>
        </w:rPr>
        <w:t>Python</w:t>
      </w:r>
      <w:proofErr w:type="spellEnd"/>
      <w:r w:rsidR="00290005" w:rsidRPr="003F282C">
        <w:rPr>
          <w:rFonts w:asciiTheme="majorBidi" w:hAnsiTheme="majorBidi" w:cstheme="majorBidi"/>
          <w:sz w:val="24"/>
          <w:szCs w:val="24"/>
          <w:lang w:val="lt-LT"/>
        </w:rPr>
        <w:t>“.</w:t>
      </w:r>
    </w:p>
    <w:p w14:paraId="0D869B9C" w14:textId="77777777" w:rsidR="00290005" w:rsidRPr="003F282C" w:rsidRDefault="00290005" w:rsidP="003A4BE2">
      <w:pPr>
        <w:spacing w:line="360" w:lineRule="auto"/>
        <w:jc w:val="both"/>
        <w:rPr>
          <w:lang w:val="lt-LT"/>
        </w:rPr>
      </w:pPr>
    </w:p>
    <w:p w14:paraId="2501B9C6" w14:textId="5E97E504" w:rsidR="00163519" w:rsidRPr="003F282C" w:rsidRDefault="00163519" w:rsidP="003A4BE2">
      <w:pPr>
        <w:spacing w:line="360" w:lineRule="auto"/>
        <w:jc w:val="both"/>
        <w:rPr>
          <w:lang w:val="lt-LT"/>
        </w:rPr>
      </w:pPr>
    </w:p>
    <w:p w14:paraId="0439A113" w14:textId="31E5087B" w:rsidR="00163519" w:rsidRPr="003F282C" w:rsidRDefault="00163519" w:rsidP="003A4BE2">
      <w:pPr>
        <w:spacing w:line="360" w:lineRule="auto"/>
        <w:jc w:val="both"/>
        <w:rPr>
          <w:lang w:val="lt-LT"/>
        </w:rPr>
      </w:pPr>
    </w:p>
    <w:p w14:paraId="5462C649" w14:textId="07DC1740" w:rsidR="00163519" w:rsidRPr="003F282C" w:rsidRDefault="00163519">
      <w:pPr>
        <w:rPr>
          <w:lang w:val="lt-LT"/>
        </w:rPr>
      </w:pPr>
    </w:p>
    <w:p w14:paraId="48FA0ED5" w14:textId="1EEF1638" w:rsidR="00B92CA0" w:rsidRPr="003F282C" w:rsidRDefault="002A0DC8" w:rsidP="00B92CA0">
      <w:pPr>
        <w:pStyle w:val="Heading1"/>
        <w:numPr>
          <w:ilvl w:val="0"/>
          <w:numId w:val="2"/>
        </w:numPr>
        <w:rPr>
          <w:lang w:val="lt-LT"/>
        </w:rPr>
      </w:pPr>
      <w:bookmarkStart w:id="4" w:name="_Toc130137943"/>
      <w:r w:rsidRPr="003F282C">
        <w:rPr>
          <w:lang w:val="lt-LT"/>
        </w:rPr>
        <w:lastRenderedPageBreak/>
        <w:t xml:space="preserve">MODELIS </w:t>
      </w:r>
      <w:r w:rsidR="0067524D" w:rsidRPr="003F282C">
        <w:rPr>
          <w:lang w:val="lt-LT"/>
        </w:rPr>
        <w:t>ĮVYKIŲ SKAIČIUI</w:t>
      </w:r>
      <w:r>
        <w:rPr>
          <w:lang w:val="lt-LT"/>
        </w:rPr>
        <w:t xml:space="preserve"> APRAŠYTI</w:t>
      </w:r>
      <w:bookmarkEnd w:id="4"/>
      <w:r w:rsidR="00163519" w:rsidRPr="003F282C">
        <w:rPr>
          <w:lang w:val="lt-LT"/>
        </w:rPr>
        <w:t xml:space="preserve"> </w:t>
      </w:r>
    </w:p>
    <w:p w14:paraId="20F223CC" w14:textId="178B66DF" w:rsidR="00436507" w:rsidRPr="003F282C" w:rsidRDefault="00436507" w:rsidP="00807CAF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Norint turimiems duomenims parinkti </w:t>
      </w:r>
      <w:r w:rsidR="00284147" w:rsidRPr="003F282C">
        <w:rPr>
          <w:rFonts w:asciiTheme="majorBidi" w:hAnsiTheme="majorBidi" w:cstheme="majorBidi"/>
          <w:sz w:val="24"/>
          <w:szCs w:val="24"/>
          <w:lang w:val="lt-LT"/>
        </w:rPr>
        <w:t>tinkamą modelį iš pradžių turime atlikti:</w:t>
      </w:r>
    </w:p>
    <w:p w14:paraId="261457C3" w14:textId="1936DB65" w:rsidR="00955519" w:rsidRPr="003F282C" w:rsidRDefault="0053638A" w:rsidP="00807C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Pirmin</w:t>
      </w:r>
      <w:r w:rsidR="00564E6F" w:rsidRPr="003F282C">
        <w:rPr>
          <w:rFonts w:asciiTheme="majorBidi" w:hAnsiTheme="majorBidi" w:cstheme="majorBidi"/>
          <w:sz w:val="24"/>
          <w:szCs w:val="24"/>
          <w:lang w:val="lt-LT"/>
        </w:rPr>
        <w:t>ę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duomenų analiz</w:t>
      </w:r>
      <w:r w:rsidR="00284147" w:rsidRPr="003F282C">
        <w:rPr>
          <w:rFonts w:asciiTheme="majorBidi" w:hAnsiTheme="majorBidi" w:cstheme="majorBidi"/>
          <w:sz w:val="24"/>
          <w:szCs w:val="24"/>
          <w:lang w:val="lt-LT"/>
        </w:rPr>
        <w:t>ę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 </w:t>
      </w:r>
      <w:r w:rsidR="008520F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vizualiai 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patikriname ar nėra išskirčių</w:t>
      </w:r>
      <w:r w:rsidR="0022333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 Kuko matas, </w:t>
      </w:r>
      <w:r w:rsidR="002B42E2" w:rsidRPr="003F282C">
        <w:rPr>
          <w:rFonts w:asciiTheme="majorBidi" w:hAnsiTheme="majorBidi" w:cstheme="majorBidi"/>
          <w:sz w:val="24"/>
          <w:szCs w:val="24"/>
          <w:lang w:val="lt-LT"/>
        </w:rPr>
        <w:t>standartizuotos liekanos</w:t>
      </w:r>
      <w:r w:rsidR="00FD454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2B42E2" w:rsidRPr="003F282C">
        <w:rPr>
          <w:rFonts w:asciiTheme="majorBidi" w:hAnsiTheme="majorBidi" w:cstheme="majorBidi"/>
          <w:sz w:val="24"/>
          <w:szCs w:val="24"/>
          <w:lang w:val="lt-LT"/>
        </w:rPr>
        <w:t>/</w:t>
      </w:r>
      <w:r w:rsidR="00FD454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proofErr w:type="spellStart"/>
      <w:r w:rsidR="002B42E2" w:rsidRPr="003F282C">
        <w:rPr>
          <w:rFonts w:asciiTheme="majorBidi" w:hAnsiTheme="majorBidi" w:cstheme="majorBidi"/>
          <w:sz w:val="24"/>
          <w:szCs w:val="24"/>
          <w:lang w:val="lt-LT"/>
        </w:rPr>
        <w:t>DF</w:t>
      </w:r>
      <w:r w:rsidR="003C433E" w:rsidRPr="003F282C">
        <w:rPr>
          <w:rFonts w:asciiTheme="majorBidi" w:hAnsiTheme="majorBidi" w:cstheme="majorBidi"/>
          <w:sz w:val="24"/>
          <w:szCs w:val="24"/>
          <w:lang w:val="lt-LT"/>
        </w:rPr>
        <w:t>Bet</w:t>
      </w:r>
      <w:r w:rsidR="00E537F3" w:rsidRPr="003F282C">
        <w:rPr>
          <w:rFonts w:asciiTheme="majorBidi" w:hAnsiTheme="majorBidi" w:cstheme="majorBidi"/>
          <w:sz w:val="24"/>
          <w:szCs w:val="24"/>
          <w:lang w:val="lt-LT"/>
        </w:rPr>
        <w:t>ų</w:t>
      </w:r>
      <w:proofErr w:type="spellEnd"/>
      <w:r w:rsidR="003C433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statistika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3DFA56C2" w14:textId="5A073038" w:rsidR="0053638A" w:rsidRPr="003F282C" w:rsidRDefault="00A43876" w:rsidP="00807C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Prielaidų tikrinim</w:t>
      </w:r>
      <w:r w:rsidR="00284147" w:rsidRPr="003F282C">
        <w:rPr>
          <w:rFonts w:asciiTheme="majorBidi" w:hAnsiTheme="majorBidi" w:cstheme="majorBidi"/>
          <w:sz w:val="24"/>
          <w:szCs w:val="24"/>
          <w:lang w:val="lt-LT"/>
        </w:rPr>
        <w:t>ą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</w:t>
      </w:r>
      <w:r w:rsidR="00D3721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multikolinearumo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problema,</w:t>
      </w:r>
      <w:r w:rsidR="0083154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FA5C3A" w:rsidRPr="003F282C">
        <w:rPr>
          <w:rFonts w:asciiTheme="majorBidi" w:hAnsiTheme="majorBidi" w:cstheme="majorBidi"/>
          <w:sz w:val="24"/>
          <w:szCs w:val="24"/>
          <w:lang w:val="lt-LT"/>
        </w:rPr>
        <w:t>modelio parinkimas – dispersijų testas</w:t>
      </w:r>
      <w:r w:rsidR="00644D96"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676A4EDD" w14:textId="6AFF0573" w:rsidR="00284147" w:rsidRPr="003F282C" w:rsidRDefault="00284147" w:rsidP="00CB2E51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Po dispersijų testo nuspr</w:t>
      </w:r>
      <w:r w:rsidR="004956E9" w:rsidRPr="003F282C">
        <w:rPr>
          <w:rFonts w:asciiTheme="majorBidi" w:hAnsiTheme="majorBidi" w:cstheme="majorBidi"/>
          <w:sz w:val="24"/>
          <w:szCs w:val="24"/>
          <w:lang w:val="lt-LT"/>
        </w:rPr>
        <w:t>ęsime</w:t>
      </w:r>
      <w:r w:rsidR="00710283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taikyti Puasono, neigiam</w:t>
      </w:r>
      <w:r w:rsidR="005179A6" w:rsidRPr="003F282C">
        <w:rPr>
          <w:rFonts w:asciiTheme="majorBidi" w:hAnsiTheme="majorBidi" w:cstheme="majorBidi"/>
          <w:sz w:val="24"/>
          <w:szCs w:val="24"/>
          <w:lang w:val="lt-LT"/>
        </w:rPr>
        <w:t>ą binominį ar binominį modelį.</w:t>
      </w:r>
      <w:r w:rsidR="0043322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Tada </w:t>
      </w:r>
      <w:r w:rsidR="00CB2E51" w:rsidRPr="003F282C">
        <w:rPr>
          <w:rFonts w:asciiTheme="majorBidi" w:hAnsiTheme="majorBidi" w:cstheme="majorBidi"/>
          <w:sz w:val="24"/>
          <w:szCs w:val="24"/>
          <w:lang w:val="lt-LT"/>
        </w:rPr>
        <w:t>atliksime:</w:t>
      </w:r>
    </w:p>
    <w:p w14:paraId="26F0EF7E" w14:textId="542CE24D" w:rsidR="00644D96" w:rsidRPr="003F282C" w:rsidRDefault="00644D96" w:rsidP="00807C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Reikšmingų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kovariančių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atrank</w:t>
      </w:r>
      <w:r w:rsidR="00CB2E51" w:rsidRPr="003F282C">
        <w:rPr>
          <w:rFonts w:asciiTheme="majorBidi" w:hAnsiTheme="majorBidi" w:cstheme="majorBidi"/>
          <w:sz w:val="24"/>
          <w:szCs w:val="24"/>
          <w:lang w:val="lt-LT"/>
        </w:rPr>
        <w:t>ą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668EB433" w14:textId="6CAE6541" w:rsidR="00644D96" w:rsidRPr="003F282C" w:rsidRDefault="00644D96" w:rsidP="00807C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Modelio tinkamumo analiz</w:t>
      </w:r>
      <w:r w:rsidR="00CB2E51" w:rsidRPr="003F282C">
        <w:rPr>
          <w:rFonts w:asciiTheme="majorBidi" w:hAnsiTheme="majorBidi" w:cstheme="majorBidi"/>
          <w:sz w:val="24"/>
          <w:szCs w:val="24"/>
          <w:lang w:val="lt-LT"/>
        </w:rPr>
        <w:t>ę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;</w:t>
      </w:r>
    </w:p>
    <w:p w14:paraId="5747202B" w14:textId="40A8145E" w:rsidR="00807CAF" w:rsidRPr="003F282C" w:rsidRDefault="00807CAF" w:rsidP="00807CA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Ryšių tarp kintamųjų interpretavim</w:t>
      </w:r>
      <w:r w:rsidR="00CB2E51" w:rsidRPr="003F282C">
        <w:rPr>
          <w:rFonts w:asciiTheme="majorBidi" w:hAnsiTheme="majorBidi" w:cstheme="majorBidi"/>
          <w:sz w:val="24"/>
          <w:szCs w:val="24"/>
          <w:lang w:val="lt-LT"/>
        </w:rPr>
        <w:t>ą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</w:p>
    <w:p w14:paraId="4800692B" w14:textId="29BB1038" w:rsidR="009E6D8A" w:rsidRPr="003F282C" w:rsidRDefault="009E6D8A" w:rsidP="009140CC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Duomenys buvo padalinti į </w:t>
      </w:r>
      <w:r w:rsidR="009140C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testavimo ir mokymo aibes </w:t>
      </w:r>
      <w:r w:rsidR="00525547" w:rsidRPr="003F282C">
        <w:rPr>
          <w:rFonts w:asciiTheme="majorBidi" w:hAnsiTheme="majorBidi" w:cstheme="majorBidi"/>
          <w:sz w:val="24"/>
          <w:szCs w:val="24"/>
          <w:lang w:val="lt-LT"/>
        </w:rPr>
        <w:t xml:space="preserve">30 : </w:t>
      </w:r>
      <w:r w:rsidR="00175EC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70 </w:t>
      </w:r>
      <w:r w:rsidR="009140CC" w:rsidRPr="003F282C">
        <w:rPr>
          <w:rFonts w:asciiTheme="majorBidi" w:hAnsiTheme="majorBidi" w:cstheme="majorBidi"/>
          <w:sz w:val="24"/>
          <w:szCs w:val="24"/>
          <w:lang w:val="lt-LT"/>
        </w:rPr>
        <w:t>santykiu.</w:t>
      </w:r>
      <w:r w:rsidR="0017381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DD7C2F" w:rsidRPr="003F282C">
        <w:rPr>
          <w:rFonts w:asciiTheme="majorBidi" w:hAnsiTheme="majorBidi" w:cstheme="majorBidi"/>
          <w:sz w:val="24"/>
          <w:szCs w:val="24"/>
          <w:lang w:val="lt-LT"/>
        </w:rPr>
        <w:t>Iš pradžių tarsime, kad mūsų duomenis aprašo Puasono modelis</w:t>
      </w:r>
      <w:r w:rsidR="002633CD" w:rsidRPr="003F282C">
        <w:rPr>
          <w:rFonts w:asciiTheme="majorBidi" w:hAnsiTheme="majorBidi" w:cstheme="majorBidi"/>
          <w:sz w:val="24"/>
          <w:szCs w:val="24"/>
          <w:lang w:val="lt-LT"/>
        </w:rPr>
        <w:t>, kuris atrodo taip:</w:t>
      </w:r>
    </w:p>
    <w:p w14:paraId="3C6BA4F3" w14:textId="31F00398" w:rsidR="00392FD0" w:rsidRPr="003F282C" w:rsidRDefault="006D611F" w:rsidP="00722F24">
      <w:pPr>
        <w:spacing w:line="360" w:lineRule="auto"/>
        <w:ind w:firstLine="720"/>
        <w:jc w:val="both"/>
        <w:rPr>
          <w:rFonts w:asciiTheme="majorBidi" w:hAnsiTheme="majorBidi" w:cstheme="majorBidi"/>
          <w:i/>
          <w:sz w:val="24"/>
          <w:szCs w:val="24"/>
          <w:lang w:val="lt-LT"/>
        </w:rPr>
      </w:pPr>
      <m:oMathPara>
        <m:oMath>
          <m:func>
            <m:func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  <w:lang w:val="lt-LT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  <w:lang w:val="lt-LT"/>
                    </w:rPr>
                    <m:t>publikuoti straipsniai</m:t>
                  </m:r>
                </m:e>
              </m:d>
            </m:e>
          </m:func>
          <m:r>
            <w:rPr>
              <w:rFonts w:ascii="Cambria Math" w:hAnsi="Cambria Math" w:cstheme="majorBidi"/>
              <w:sz w:val="24"/>
              <w:szCs w:val="24"/>
              <w:lang w:val="lt-LT"/>
            </w:rPr>
            <m:t xml:space="preserve">= 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0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1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∙lytis 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2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∙vedęs 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3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∙vaikai 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4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∙prestižas+</m:t>
          </m:r>
          <m:sSub>
            <m:sSub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β</m:t>
              </m:r>
            </m:e>
            <m:sub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6</m:t>
              </m:r>
            </m:sub>
          </m:sSub>
          <m:r>
            <w:rPr>
              <w:rFonts w:ascii="Cambria Math" w:hAnsi="Cambria Math" w:cstheme="majorBidi"/>
              <w:sz w:val="24"/>
              <w:szCs w:val="24"/>
              <w:lang w:val="lt-LT"/>
            </w:rPr>
            <m:t>∙mentoriaus straipsnių skaičius.</m:t>
          </m:r>
        </m:oMath>
      </m:oMathPara>
    </w:p>
    <w:p w14:paraId="57F2CEA5" w14:textId="2EF888C5" w:rsidR="00B92CA0" w:rsidRPr="003F282C" w:rsidRDefault="002A0DC8" w:rsidP="00D263B8">
      <w:pPr>
        <w:pStyle w:val="Heading2"/>
        <w:numPr>
          <w:ilvl w:val="1"/>
          <w:numId w:val="2"/>
        </w:numPr>
        <w:spacing w:line="360" w:lineRule="auto"/>
        <w:rPr>
          <w:lang w:val="lt-LT"/>
        </w:rPr>
      </w:pPr>
      <w:bookmarkStart w:id="5" w:name="_Toc130137944"/>
      <w:r>
        <w:rPr>
          <w:lang w:val="lt-LT"/>
        </w:rPr>
        <w:t>Modelis į</w:t>
      </w:r>
      <w:r w:rsidR="00E742D4" w:rsidRPr="003F282C">
        <w:rPr>
          <w:lang w:val="lt-LT"/>
        </w:rPr>
        <w:t>vykių skaičiui</w:t>
      </w:r>
      <w:r>
        <w:rPr>
          <w:lang w:val="lt-LT"/>
        </w:rPr>
        <w:t xml:space="preserve"> aprašyti</w:t>
      </w:r>
      <w:r w:rsidR="00B92CA0" w:rsidRPr="003F282C">
        <w:rPr>
          <w:lang w:val="lt-LT"/>
        </w:rPr>
        <w:t xml:space="preserve"> naudojant R</w:t>
      </w:r>
      <w:bookmarkEnd w:id="5"/>
    </w:p>
    <w:p w14:paraId="0F2FFDB3" w14:textId="0165D61B" w:rsidR="00807CAF" w:rsidRPr="003F282C" w:rsidRDefault="0056209F" w:rsidP="00D263B8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Prieš pradedant tikrinti modelio prielaidas</w:t>
      </w:r>
      <w:r w:rsidR="00611CE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</w:t>
      </w:r>
      <w:r w:rsidR="001F11C2" w:rsidRPr="003F282C">
        <w:rPr>
          <w:rFonts w:asciiTheme="majorBidi" w:hAnsiTheme="majorBidi" w:cstheme="majorBidi"/>
          <w:sz w:val="24"/>
          <w:szCs w:val="24"/>
          <w:lang w:val="lt-LT"/>
        </w:rPr>
        <w:t>pasižiūrėsime vizualiai į duomenis</w:t>
      </w:r>
      <w:r w:rsidR="0023752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Kiekvienam požymiui nubraižysime stačiakampę </w:t>
      </w:r>
      <w:r w:rsidR="00E9007A" w:rsidRPr="003F282C">
        <w:rPr>
          <w:rFonts w:asciiTheme="majorBidi" w:hAnsiTheme="majorBidi" w:cstheme="majorBidi"/>
          <w:sz w:val="24"/>
          <w:szCs w:val="24"/>
          <w:lang w:val="lt-LT"/>
        </w:rPr>
        <w:t>diagrama, kur y ašyje bus atidėtas priklausomas kintamasis, t. y. pas</w:t>
      </w:r>
      <w:r w:rsidR="00014B6E" w:rsidRPr="003F282C">
        <w:rPr>
          <w:rFonts w:asciiTheme="majorBidi" w:hAnsiTheme="majorBidi" w:cstheme="majorBidi"/>
          <w:sz w:val="24"/>
          <w:szCs w:val="24"/>
          <w:lang w:val="lt-LT"/>
        </w:rPr>
        <w:t>i</w:t>
      </w:r>
      <w:r w:rsidR="00E9007A" w:rsidRPr="003F282C">
        <w:rPr>
          <w:rFonts w:asciiTheme="majorBidi" w:hAnsiTheme="majorBidi" w:cstheme="majorBidi"/>
          <w:sz w:val="24"/>
          <w:szCs w:val="24"/>
          <w:lang w:val="lt-LT"/>
        </w:rPr>
        <w:t>žiūrėsime kaip kiekvienas požymis yra išsibarstęs priklausomojo kintamojo atžvilgiu.</w:t>
      </w:r>
      <w:r w:rsidR="00630D4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4D3D9A" w:rsidRPr="003F282C">
        <w:rPr>
          <w:rFonts w:asciiTheme="majorBidi" w:hAnsiTheme="majorBidi" w:cstheme="majorBidi"/>
          <w:sz w:val="24"/>
          <w:szCs w:val="24"/>
          <w:lang w:val="lt-LT"/>
        </w:rPr>
        <w:t>D</w:t>
      </w:r>
      <w:r w:rsidR="004B1CD2" w:rsidRPr="003F282C">
        <w:rPr>
          <w:rFonts w:asciiTheme="majorBidi" w:hAnsiTheme="majorBidi" w:cstheme="majorBidi"/>
          <w:sz w:val="24"/>
          <w:szCs w:val="24"/>
          <w:lang w:val="lt-LT"/>
        </w:rPr>
        <w:t>u</w:t>
      </w:r>
      <w:r w:rsidR="004D3D9A" w:rsidRPr="003F282C">
        <w:rPr>
          <w:rFonts w:asciiTheme="majorBidi" w:hAnsiTheme="majorBidi" w:cstheme="majorBidi"/>
          <w:sz w:val="24"/>
          <w:szCs w:val="24"/>
          <w:lang w:val="lt-LT"/>
        </w:rPr>
        <w:t>omenų rinkinį turime du kategorinius kintamuosius: lytį ir vedybinį statusą</w:t>
      </w:r>
      <w:r w:rsidR="004B1CD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kiekvienai kategorijai atskirai pažiūrėsime </w:t>
      </w:r>
      <w:r w:rsidR="00A41075" w:rsidRPr="003F282C">
        <w:rPr>
          <w:rFonts w:asciiTheme="majorBidi" w:hAnsiTheme="majorBidi" w:cstheme="majorBidi"/>
          <w:sz w:val="24"/>
          <w:szCs w:val="24"/>
          <w:lang w:val="lt-LT"/>
        </w:rPr>
        <w:t>duomenų išsibarstymą.</w:t>
      </w:r>
      <w:r w:rsidR="00AE0F7A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4F22F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Vaikų skaičius šeimoje kinta nuo 0 iki </w:t>
      </w:r>
      <w:r w:rsidR="00170A7C">
        <w:rPr>
          <w:rFonts w:asciiTheme="majorBidi" w:hAnsiTheme="majorBidi" w:cstheme="majorBidi"/>
          <w:sz w:val="24"/>
          <w:szCs w:val="24"/>
          <w:lang w:val="lt-LT"/>
        </w:rPr>
        <w:t>3</w:t>
      </w:r>
      <w:r w:rsidR="004F22F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ir kiekvienam skaičiui taip pat atskirai nubraižysime stačiakampes diagramas</w:t>
      </w:r>
      <w:r w:rsidR="007946B0" w:rsidRPr="003F282C">
        <w:rPr>
          <w:rFonts w:asciiTheme="majorBidi" w:hAnsiTheme="majorBidi" w:cstheme="majorBidi"/>
          <w:sz w:val="24"/>
          <w:szCs w:val="24"/>
          <w:lang w:val="lt-LT"/>
        </w:rPr>
        <w:t>. Prestižo lyg</w:t>
      </w:r>
      <w:r w:rsidR="00313938" w:rsidRPr="003F282C">
        <w:rPr>
          <w:rFonts w:asciiTheme="majorBidi" w:hAnsiTheme="majorBidi" w:cstheme="majorBidi"/>
          <w:sz w:val="24"/>
          <w:szCs w:val="24"/>
          <w:lang w:val="lt-LT"/>
        </w:rPr>
        <w:t>į padalinsime į dvi kategorijas iki 3 imtinai ir daugiau nei 3</w:t>
      </w:r>
      <w:r w:rsidR="001D7DBD" w:rsidRPr="003F282C">
        <w:rPr>
          <w:rFonts w:asciiTheme="majorBidi" w:hAnsiTheme="majorBidi" w:cstheme="majorBidi"/>
          <w:sz w:val="24"/>
          <w:szCs w:val="24"/>
          <w:lang w:val="lt-LT"/>
        </w:rPr>
        <w:t>, o mentorių publikuotus straipsnius suskirstėme į 7 kategorijas, vizualiam pasižiūrėjimui, kaip duomenys yra pasiskirstę.</w:t>
      </w:r>
    </w:p>
    <w:p w14:paraId="14D8EFF5" w14:textId="77777777" w:rsidR="00C005BC" w:rsidRPr="003F282C" w:rsidRDefault="00C005BC" w:rsidP="00237524">
      <w:pPr>
        <w:spacing w:line="360" w:lineRule="auto"/>
        <w:ind w:firstLine="360"/>
        <w:jc w:val="both"/>
        <w:rPr>
          <w:lang w:val="lt-LT"/>
        </w:rPr>
      </w:pPr>
    </w:p>
    <w:p w14:paraId="70A66913" w14:textId="77777777" w:rsidR="001D7DBD" w:rsidRPr="003F282C" w:rsidRDefault="00C005BC" w:rsidP="001D7DBD">
      <w:pPr>
        <w:keepNext/>
        <w:spacing w:line="360" w:lineRule="auto"/>
        <w:ind w:firstLine="360"/>
        <w:jc w:val="both"/>
        <w:rPr>
          <w:lang w:val="lt-LT"/>
        </w:rPr>
      </w:pPr>
      <w:r w:rsidRPr="003F282C">
        <w:rPr>
          <w:noProof/>
          <w:lang w:val="lt-LT"/>
        </w:rPr>
        <w:lastRenderedPageBreak/>
        <w:drawing>
          <wp:inline distT="0" distB="0" distL="0" distR="0" wp14:anchorId="247B995C" wp14:editId="1DA9332D">
            <wp:extent cx="590550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" t="1336" r="-1"/>
                    <a:stretch/>
                  </pic:blipFill>
                  <pic:spPr bwMode="auto">
                    <a:xfrm>
                      <a:off x="0" y="0"/>
                      <a:ext cx="5905500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6" w:name="_Ref130049744"/>
    <w:p w14:paraId="0E8BB706" w14:textId="479C2562" w:rsidR="00E9007A" w:rsidRPr="003F282C" w:rsidRDefault="001D7DBD" w:rsidP="007C1496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pav.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pav.</w:t>
      </w:r>
      <w:bookmarkEnd w:id="6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Požymių stačiakampių diagramų panelė</w:t>
      </w:r>
    </w:p>
    <w:p w14:paraId="0E0DF740" w14:textId="5F861711" w:rsidR="001D7DBD" w:rsidRPr="003F282C" w:rsidRDefault="006F214A" w:rsidP="007C14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(</w:t>
      </w:r>
      <w:r w:rsidR="00845A99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845A99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_Ref130049744 \h  \* MERGEFORMAT </w:instrText>
      </w:r>
      <w:r w:rsidR="00845A99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845A99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noProof/>
          <w:sz w:val="24"/>
          <w:szCs w:val="24"/>
          <w:lang w:val="lt-LT"/>
        </w:rPr>
        <w:t>1</w:t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 xml:space="preserve"> pav.</w:t>
      </w:r>
      <w:r w:rsidR="00845A99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) matome, jog </w:t>
      </w:r>
      <w:r w:rsidR="00D50647" w:rsidRPr="003F282C">
        <w:rPr>
          <w:rFonts w:asciiTheme="majorBidi" w:hAnsiTheme="majorBidi" w:cstheme="majorBidi"/>
          <w:sz w:val="24"/>
          <w:szCs w:val="24"/>
          <w:lang w:val="lt-LT"/>
        </w:rPr>
        <w:t>dažniausiai vyrai publikuoja daugiau</w:t>
      </w:r>
      <w:r w:rsidR="00AA4EC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straipsnių</w:t>
      </w:r>
      <w:r w:rsidR="00AB617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Taip pat daugiau išleidžia straipsnių </w:t>
      </w:r>
      <w:r w:rsidR="00B36A91" w:rsidRPr="003F282C">
        <w:rPr>
          <w:rFonts w:asciiTheme="majorBidi" w:hAnsiTheme="majorBidi" w:cstheme="majorBidi"/>
          <w:sz w:val="24"/>
          <w:szCs w:val="24"/>
          <w:lang w:val="lt-LT"/>
        </w:rPr>
        <w:t xml:space="preserve">vedę </w:t>
      </w:r>
      <w:r w:rsidR="00FB46D7" w:rsidRPr="003F282C">
        <w:rPr>
          <w:rFonts w:asciiTheme="majorBidi" w:hAnsiTheme="majorBidi" w:cstheme="majorBidi"/>
          <w:sz w:val="24"/>
          <w:szCs w:val="24"/>
          <w:lang w:val="lt-LT"/>
        </w:rPr>
        <w:t>vyrai arba</w:t>
      </w:r>
      <w:r w:rsidR="00B36A91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ištekėj</w:t>
      </w:r>
      <w:r w:rsidR="00FB46D7" w:rsidRPr="003F282C">
        <w:rPr>
          <w:rFonts w:asciiTheme="majorBidi" w:hAnsiTheme="majorBidi" w:cstheme="majorBidi"/>
          <w:sz w:val="24"/>
          <w:szCs w:val="24"/>
          <w:lang w:val="lt-LT"/>
        </w:rPr>
        <w:t>usios</w:t>
      </w:r>
      <w:r w:rsidR="0092711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59011E" w:rsidRPr="003F282C">
        <w:rPr>
          <w:rFonts w:asciiTheme="majorBidi" w:hAnsiTheme="majorBidi" w:cstheme="majorBidi"/>
          <w:sz w:val="24"/>
          <w:szCs w:val="24"/>
          <w:lang w:val="lt-LT"/>
        </w:rPr>
        <w:t>moterys</w:t>
      </w:r>
      <w:r w:rsidR="00E5687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  <w:r w:rsidR="0011489B" w:rsidRPr="003F282C">
        <w:rPr>
          <w:rFonts w:asciiTheme="majorBidi" w:hAnsiTheme="majorBidi" w:cstheme="majorBidi"/>
          <w:sz w:val="24"/>
          <w:szCs w:val="24"/>
          <w:lang w:val="lt-LT"/>
        </w:rPr>
        <w:t>Mažiausiai straipsnių per 3 metus išleido</w:t>
      </w:r>
      <w:r w:rsidR="006E686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didžiausią šeimą turintys asmenys</w:t>
      </w:r>
      <w:r w:rsidR="00C00741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  <w:r w:rsidR="004164B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Studijų programos prestižas nedaro </w:t>
      </w:r>
      <w:r w:rsidR="00EB213B" w:rsidRPr="003F282C">
        <w:rPr>
          <w:rFonts w:asciiTheme="majorBidi" w:hAnsiTheme="majorBidi" w:cstheme="majorBidi"/>
          <w:sz w:val="24"/>
          <w:szCs w:val="24"/>
          <w:lang w:val="lt-LT"/>
        </w:rPr>
        <w:t>didelės įtakos straipsnių publikavimo skaičiui.</w:t>
      </w:r>
      <w:r w:rsidR="00DD13B7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696FC5" w:rsidRPr="003F282C">
        <w:rPr>
          <w:rFonts w:asciiTheme="majorBidi" w:hAnsiTheme="majorBidi" w:cstheme="majorBidi"/>
          <w:sz w:val="24"/>
          <w:szCs w:val="24"/>
          <w:lang w:val="lt-LT"/>
        </w:rPr>
        <w:t>Daugiausiai straipsnių publikavo tie asmenys, kurių mentorius publikavo nuo 40 imtinai iki 50 straipsnių.</w:t>
      </w:r>
    </w:p>
    <w:p w14:paraId="2F533A6A" w14:textId="360460D8" w:rsidR="000817FC" w:rsidRPr="003F282C" w:rsidRDefault="00EA35DA" w:rsidP="00D23BD0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Taip pat dar pasižiūrėsime, kiek imtyje turime moterų / vyrų, vedusių / nevedusių žmonių</w:t>
      </w:r>
      <w:r w:rsidR="002E2D1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</w:t>
      </w:r>
      <w:r w:rsidR="006932DB" w:rsidRPr="003F282C">
        <w:rPr>
          <w:rFonts w:asciiTheme="majorBidi" w:hAnsiTheme="majorBidi" w:cstheme="majorBidi"/>
          <w:sz w:val="24"/>
          <w:szCs w:val="24"/>
          <w:lang w:val="lt-LT"/>
        </w:rPr>
        <w:t>vaikų skaičiaus dažnius</w:t>
      </w:r>
      <w:r w:rsidR="002043B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prestižo </w:t>
      </w:r>
      <w:r w:rsidR="008E58AF" w:rsidRPr="003F282C">
        <w:rPr>
          <w:rFonts w:asciiTheme="majorBidi" w:hAnsiTheme="majorBidi" w:cstheme="majorBidi"/>
          <w:sz w:val="24"/>
          <w:szCs w:val="24"/>
          <w:lang w:val="lt-LT"/>
        </w:rPr>
        <w:t>lygi</w:t>
      </w:r>
      <w:r w:rsidR="00D23BD0" w:rsidRPr="003F282C">
        <w:rPr>
          <w:rFonts w:asciiTheme="majorBidi" w:hAnsiTheme="majorBidi" w:cstheme="majorBidi"/>
          <w:sz w:val="24"/>
          <w:szCs w:val="24"/>
          <w:lang w:val="lt-LT"/>
        </w:rPr>
        <w:t>o</w:t>
      </w:r>
      <w:r w:rsidR="008E58AF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dažnio</w:t>
      </w:r>
      <w:r w:rsidR="009B06E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lentelę, kai prestižo lygis sugrupuotas į </w:t>
      </w:r>
      <w:r w:rsidR="00B63C2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10 </w:t>
      </w:r>
      <w:r w:rsidR="009B06E8" w:rsidRPr="003F282C">
        <w:rPr>
          <w:rFonts w:asciiTheme="majorBidi" w:hAnsiTheme="majorBidi" w:cstheme="majorBidi"/>
          <w:sz w:val="24"/>
          <w:szCs w:val="24"/>
          <w:lang w:val="lt-LT"/>
        </w:rPr>
        <w:t>interval</w:t>
      </w:r>
      <w:r w:rsidR="00B63C2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ų bei </w:t>
      </w:r>
      <w:r w:rsidR="000300B7" w:rsidRPr="003F282C">
        <w:rPr>
          <w:rFonts w:asciiTheme="majorBidi" w:hAnsiTheme="majorBidi" w:cstheme="majorBidi"/>
          <w:sz w:val="24"/>
          <w:szCs w:val="24"/>
          <w:lang w:val="lt-LT"/>
        </w:rPr>
        <w:t>mentorių išleistų straipsnių dažni</w:t>
      </w:r>
      <w:r w:rsidR="00EF29E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us, kai </w:t>
      </w:r>
      <w:r w:rsidR="00B53562" w:rsidRPr="003F282C">
        <w:rPr>
          <w:rFonts w:asciiTheme="majorBidi" w:hAnsiTheme="majorBidi" w:cstheme="majorBidi"/>
          <w:sz w:val="24"/>
          <w:szCs w:val="24"/>
          <w:lang w:val="lt-LT"/>
        </w:rPr>
        <w:t>straipsnių skaičius suskirstytas į 7 intervalus.</w:t>
      </w:r>
    </w:p>
    <w:bookmarkStart w:id="7" w:name="_Ref130050440"/>
    <w:p w14:paraId="4E2449E8" w14:textId="40B624C1" w:rsidR="00354BF9" w:rsidRPr="003F282C" w:rsidRDefault="00354BF9" w:rsidP="00354BF9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7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Moterių ir vyrų pasiskirstymas mokymo imtyje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4"/>
        <w:gridCol w:w="3345"/>
        <w:gridCol w:w="3345"/>
      </w:tblGrid>
      <w:tr w:rsidR="002E1368" w:rsidRPr="003F282C" w14:paraId="489E1EA0" w14:textId="77777777" w:rsidTr="00354BF9">
        <w:tc>
          <w:tcPr>
            <w:tcW w:w="2984" w:type="dxa"/>
            <w:vAlign w:val="center"/>
          </w:tcPr>
          <w:p w14:paraId="2F94D494" w14:textId="338F3FB3" w:rsidR="002E1368" w:rsidRPr="003F282C" w:rsidRDefault="002E1368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Lytis</w:t>
            </w:r>
          </w:p>
        </w:tc>
        <w:tc>
          <w:tcPr>
            <w:tcW w:w="3345" w:type="dxa"/>
            <w:vAlign w:val="center"/>
          </w:tcPr>
          <w:p w14:paraId="5E006DB9" w14:textId="26143763" w:rsidR="002E1368" w:rsidRPr="003F282C" w:rsidRDefault="00E8216B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M</w:t>
            </w:r>
            <w:r w:rsidR="00C4250D"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oteris</w:t>
            </w:r>
          </w:p>
        </w:tc>
        <w:tc>
          <w:tcPr>
            <w:tcW w:w="3345" w:type="dxa"/>
            <w:vAlign w:val="center"/>
          </w:tcPr>
          <w:p w14:paraId="1E76A4D4" w14:textId="6A837FF5" w:rsidR="002E1368" w:rsidRPr="003F282C" w:rsidRDefault="00E8216B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V</w:t>
            </w:r>
            <w:r w:rsidR="00C4250D"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yras</w:t>
            </w:r>
          </w:p>
        </w:tc>
      </w:tr>
      <w:tr w:rsidR="002E1368" w:rsidRPr="003F282C" w14:paraId="0FB77B59" w14:textId="77777777" w:rsidTr="00354BF9">
        <w:tc>
          <w:tcPr>
            <w:tcW w:w="2984" w:type="dxa"/>
            <w:vAlign w:val="center"/>
          </w:tcPr>
          <w:p w14:paraId="264B8121" w14:textId="30338CF2" w:rsidR="002E1368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Asmenų skaičius</w:t>
            </w:r>
          </w:p>
        </w:tc>
        <w:tc>
          <w:tcPr>
            <w:tcW w:w="3345" w:type="dxa"/>
            <w:vAlign w:val="center"/>
          </w:tcPr>
          <w:p w14:paraId="634E0487" w14:textId="51A16FF1" w:rsidR="002E1368" w:rsidRPr="003F282C" w:rsidRDefault="002E1368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298</w:t>
            </w:r>
          </w:p>
        </w:tc>
        <w:tc>
          <w:tcPr>
            <w:tcW w:w="3345" w:type="dxa"/>
            <w:vAlign w:val="center"/>
          </w:tcPr>
          <w:p w14:paraId="7509B025" w14:textId="736F6F6A" w:rsidR="002E1368" w:rsidRPr="003F282C" w:rsidRDefault="002E1368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351</w:t>
            </w:r>
          </w:p>
        </w:tc>
      </w:tr>
    </w:tbl>
    <w:p w14:paraId="16D783DF" w14:textId="77777777" w:rsidR="00C4250D" w:rsidRPr="003F282C" w:rsidRDefault="00C4250D" w:rsidP="00D23BD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5F71CC1E" w14:textId="3DEC8FFC" w:rsidR="00354BF9" w:rsidRPr="003F282C" w:rsidRDefault="00354BF9" w:rsidP="00354BF9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2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lentelė. Vedybinio statuso dažnių lentelė</w:t>
      </w:r>
    </w:p>
    <w:tbl>
      <w:tblPr>
        <w:tblStyle w:val="TableGrid"/>
        <w:tblW w:w="9692" w:type="dxa"/>
        <w:tblLook w:val="04A0" w:firstRow="1" w:lastRow="0" w:firstColumn="1" w:lastColumn="0" w:noHBand="0" w:noVBand="1"/>
      </w:tblPr>
      <w:tblGrid>
        <w:gridCol w:w="3116"/>
        <w:gridCol w:w="3288"/>
        <w:gridCol w:w="3288"/>
      </w:tblGrid>
      <w:tr w:rsidR="00C4250D" w:rsidRPr="003F282C" w14:paraId="1EC3FFB5" w14:textId="77777777" w:rsidTr="00354BF9">
        <w:tc>
          <w:tcPr>
            <w:tcW w:w="3116" w:type="dxa"/>
            <w:vAlign w:val="center"/>
          </w:tcPr>
          <w:p w14:paraId="546E60B8" w14:textId="5CBE5E0D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Vedybinė padėtis</w:t>
            </w:r>
          </w:p>
        </w:tc>
        <w:tc>
          <w:tcPr>
            <w:tcW w:w="3288" w:type="dxa"/>
            <w:vAlign w:val="center"/>
          </w:tcPr>
          <w:p w14:paraId="29815A19" w14:textId="2679F734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Vedęs / ištekėjusi</w:t>
            </w:r>
          </w:p>
        </w:tc>
        <w:tc>
          <w:tcPr>
            <w:tcW w:w="3288" w:type="dxa"/>
            <w:vAlign w:val="center"/>
          </w:tcPr>
          <w:p w14:paraId="626A3018" w14:textId="5F3E410C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Nevedęs / netekėjusi</w:t>
            </w:r>
          </w:p>
        </w:tc>
      </w:tr>
      <w:tr w:rsidR="00C4250D" w:rsidRPr="003F282C" w14:paraId="222F10FD" w14:textId="77777777" w:rsidTr="00354BF9">
        <w:tc>
          <w:tcPr>
            <w:tcW w:w="3116" w:type="dxa"/>
            <w:vAlign w:val="center"/>
          </w:tcPr>
          <w:p w14:paraId="60358750" w14:textId="436AC940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Asmenų skaičius</w:t>
            </w:r>
          </w:p>
        </w:tc>
        <w:tc>
          <w:tcPr>
            <w:tcW w:w="3288" w:type="dxa"/>
            <w:vAlign w:val="center"/>
          </w:tcPr>
          <w:p w14:paraId="0094E9A0" w14:textId="052CFA66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428</w:t>
            </w:r>
          </w:p>
        </w:tc>
        <w:tc>
          <w:tcPr>
            <w:tcW w:w="3288" w:type="dxa"/>
            <w:vAlign w:val="center"/>
          </w:tcPr>
          <w:p w14:paraId="6BD33F44" w14:textId="14D63166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221</w:t>
            </w:r>
          </w:p>
        </w:tc>
      </w:tr>
    </w:tbl>
    <w:p w14:paraId="4206B3F9" w14:textId="7073889C" w:rsidR="00C4250D" w:rsidRPr="003F282C" w:rsidRDefault="00C4250D" w:rsidP="00D23BD0">
      <w:pPr>
        <w:spacing w:line="24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7E29B52B" w14:textId="1A3F29A1" w:rsidR="000715CE" w:rsidRPr="003F282C" w:rsidRDefault="000715CE" w:rsidP="000715CE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lastRenderedPageBreak/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3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lentelė. Vaikų skaičiaus šeimoje dažniai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807"/>
        <w:gridCol w:w="1807"/>
        <w:gridCol w:w="1807"/>
        <w:gridCol w:w="1808"/>
      </w:tblGrid>
      <w:tr w:rsidR="00C4250D" w:rsidRPr="003F282C" w14:paraId="116D4F68" w14:textId="77777777" w:rsidTr="00CF7598">
        <w:tc>
          <w:tcPr>
            <w:tcW w:w="2405" w:type="dxa"/>
            <w:vAlign w:val="center"/>
          </w:tcPr>
          <w:p w14:paraId="262063A1" w14:textId="2B94562C" w:rsidR="00C4250D" w:rsidRPr="003F282C" w:rsidRDefault="00C4250D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Vaikų skaičius šeimoje iki 6 metų</w:t>
            </w:r>
          </w:p>
        </w:tc>
        <w:tc>
          <w:tcPr>
            <w:tcW w:w="1807" w:type="dxa"/>
            <w:vAlign w:val="center"/>
          </w:tcPr>
          <w:p w14:paraId="439AD215" w14:textId="5D86CC92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0</w:t>
            </w:r>
          </w:p>
        </w:tc>
        <w:tc>
          <w:tcPr>
            <w:tcW w:w="1807" w:type="dxa"/>
            <w:vAlign w:val="center"/>
          </w:tcPr>
          <w:p w14:paraId="257A4B1E" w14:textId="1762E651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</w:p>
        </w:tc>
        <w:tc>
          <w:tcPr>
            <w:tcW w:w="1807" w:type="dxa"/>
            <w:vAlign w:val="center"/>
          </w:tcPr>
          <w:p w14:paraId="5FA08F6B" w14:textId="482A6CC5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2</w:t>
            </w:r>
          </w:p>
        </w:tc>
        <w:tc>
          <w:tcPr>
            <w:tcW w:w="1808" w:type="dxa"/>
            <w:vAlign w:val="center"/>
          </w:tcPr>
          <w:p w14:paraId="2DAAEDB0" w14:textId="1E9B9603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</w:t>
            </w:r>
          </w:p>
        </w:tc>
      </w:tr>
      <w:tr w:rsidR="00C4250D" w:rsidRPr="003F282C" w14:paraId="13C5709F" w14:textId="77777777" w:rsidTr="00CF7598">
        <w:tc>
          <w:tcPr>
            <w:tcW w:w="2405" w:type="dxa"/>
            <w:vAlign w:val="center"/>
          </w:tcPr>
          <w:p w14:paraId="298C13C9" w14:textId="7E0D4115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Stebėjimų skaičius</w:t>
            </w:r>
          </w:p>
        </w:tc>
        <w:tc>
          <w:tcPr>
            <w:tcW w:w="1807" w:type="dxa"/>
            <w:vAlign w:val="center"/>
          </w:tcPr>
          <w:p w14:paraId="7DDFD909" w14:textId="3648B80D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430</w:t>
            </w:r>
          </w:p>
        </w:tc>
        <w:tc>
          <w:tcPr>
            <w:tcW w:w="1807" w:type="dxa"/>
            <w:vAlign w:val="center"/>
          </w:tcPr>
          <w:p w14:paraId="0F96385E" w14:textId="56A7E6E3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135</w:t>
            </w:r>
          </w:p>
        </w:tc>
        <w:tc>
          <w:tcPr>
            <w:tcW w:w="1807" w:type="dxa"/>
            <w:vAlign w:val="center"/>
          </w:tcPr>
          <w:p w14:paraId="10FD18A3" w14:textId="46D8ED22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71</w:t>
            </w:r>
          </w:p>
        </w:tc>
        <w:tc>
          <w:tcPr>
            <w:tcW w:w="1808" w:type="dxa"/>
            <w:vAlign w:val="center"/>
          </w:tcPr>
          <w:p w14:paraId="58A6D851" w14:textId="329FA1B1" w:rsidR="00C4250D" w:rsidRPr="003F282C" w:rsidRDefault="00AA158C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13</w:t>
            </w:r>
          </w:p>
        </w:tc>
      </w:tr>
    </w:tbl>
    <w:p w14:paraId="584004C9" w14:textId="76F0CA65" w:rsidR="00DD3C36" w:rsidRPr="003F282C" w:rsidRDefault="00DD3C36" w:rsidP="00D23BD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2C3912CF" w14:textId="11C43283" w:rsidR="002A5BCF" w:rsidRPr="003F282C" w:rsidRDefault="002A5BCF" w:rsidP="002A5BCF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4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lentelė. Prestižo lygio intervalų dažniai</w:t>
      </w:r>
    </w:p>
    <w:tbl>
      <w:tblPr>
        <w:tblStyle w:val="TableGrid"/>
        <w:tblW w:w="9655" w:type="dxa"/>
        <w:tblLook w:val="04A0" w:firstRow="1" w:lastRow="0" w:firstColumn="1" w:lastColumn="0" w:noHBand="0" w:noVBand="1"/>
      </w:tblPr>
      <w:tblGrid>
        <w:gridCol w:w="1257"/>
        <w:gridCol w:w="839"/>
        <w:gridCol w:w="840"/>
        <w:gridCol w:w="840"/>
        <w:gridCol w:w="840"/>
        <w:gridCol w:w="840"/>
        <w:gridCol w:w="839"/>
        <w:gridCol w:w="840"/>
        <w:gridCol w:w="840"/>
        <w:gridCol w:w="840"/>
        <w:gridCol w:w="840"/>
      </w:tblGrid>
      <w:tr w:rsidR="006B14C4" w:rsidRPr="003F282C" w14:paraId="427001EB" w14:textId="2167B060" w:rsidTr="00CF7598">
        <w:trPr>
          <w:trHeight w:val="889"/>
        </w:trPr>
        <w:tc>
          <w:tcPr>
            <w:tcW w:w="1257" w:type="dxa"/>
            <w:vAlign w:val="center"/>
          </w:tcPr>
          <w:p w14:paraId="2F815851" w14:textId="6BD0F298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Prestižo lygio intervalai</w:t>
            </w:r>
          </w:p>
        </w:tc>
        <w:tc>
          <w:tcPr>
            <w:tcW w:w="839" w:type="dxa"/>
            <w:vAlign w:val="center"/>
          </w:tcPr>
          <w:p w14:paraId="1025DBDE" w14:textId="638F5400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[0; 0,5]</w:t>
            </w:r>
          </w:p>
        </w:tc>
        <w:tc>
          <w:tcPr>
            <w:tcW w:w="840" w:type="dxa"/>
            <w:vAlign w:val="center"/>
          </w:tcPr>
          <w:p w14:paraId="17708F38" w14:textId="7D84F6F6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(0,5; 1]</w:t>
            </w:r>
          </w:p>
        </w:tc>
        <w:tc>
          <w:tcPr>
            <w:tcW w:w="840" w:type="dxa"/>
            <w:vAlign w:val="center"/>
          </w:tcPr>
          <w:p w14:paraId="54331A54" w14:textId="135B69E1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(1; 1,5]</w:t>
            </w:r>
          </w:p>
        </w:tc>
        <w:tc>
          <w:tcPr>
            <w:tcW w:w="840" w:type="dxa"/>
            <w:vAlign w:val="center"/>
          </w:tcPr>
          <w:p w14:paraId="4785F131" w14:textId="0B1AE6EE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(1,5; 2]</w:t>
            </w:r>
          </w:p>
        </w:tc>
        <w:tc>
          <w:tcPr>
            <w:tcW w:w="840" w:type="dxa"/>
            <w:vAlign w:val="center"/>
          </w:tcPr>
          <w:p w14:paraId="7882B51F" w14:textId="73DF4C65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(2; 2,5]</w:t>
            </w:r>
          </w:p>
        </w:tc>
        <w:tc>
          <w:tcPr>
            <w:tcW w:w="839" w:type="dxa"/>
            <w:vAlign w:val="center"/>
          </w:tcPr>
          <w:p w14:paraId="496B5BAD" w14:textId="7199FF56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(2,5; 3]</w:t>
            </w:r>
          </w:p>
        </w:tc>
        <w:tc>
          <w:tcPr>
            <w:tcW w:w="840" w:type="dxa"/>
            <w:vAlign w:val="center"/>
          </w:tcPr>
          <w:p w14:paraId="36A8C79A" w14:textId="3C220425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(3; 3,5]</w:t>
            </w:r>
          </w:p>
        </w:tc>
        <w:tc>
          <w:tcPr>
            <w:tcW w:w="840" w:type="dxa"/>
            <w:vAlign w:val="center"/>
          </w:tcPr>
          <w:p w14:paraId="03FE2AED" w14:textId="4C10B4CA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(3,5; 4]</w:t>
            </w:r>
          </w:p>
        </w:tc>
        <w:tc>
          <w:tcPr>
            <w:tcW w:w="840" w:type="dxa"/>
            <w:vAlign w:val="center"/>
          </w:tcPr>
          <w:p w14:paraId="48C1809E" w14:textId="16D4BD86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(4; 4,5]</w:t>
            </w:r>
          </w:p>
        </w:tc>
        <w:tc>
          <w:tcPr>
            <w:tcW w:w="840" w:type="dxa"/>
            <w:vAlign w:val="center"/>
          </w:tcPr>
          <w:p w14:paraId="21E61E68" w14:textId="732962B1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(4,5; 5]</w:t>
            </w:r>
          </w:p>
        </w:tc>
      </w:tr>
      <w:tr w:rsidR="006B14C4" w:rsidRPr="003F282C" w14:paraId="6886CB29" w14:textId="4B803C72" w:rsidTr="00CF7598">
        <w:trPr>
          <w:trHeight w:val="581"/>
        </w:trPr>
        <w:tc>
          <w:tcPr>
            <w:tcW w:w="1257" w:type="dxa"/>
            <w:vAlign w:val="center"/>
          </w:tcPr>
          <w:p w14:paraId="5E066A03" w14:textId="372E99BB" w:rsidR="006B14C4" w:rsidRPr="003F282C" w:rsidRDefault="006B14C4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Stebėjimų skaičius</w:t>
            </w:r>
          </w:p>
        </w:tc>
        <w:tc>
          <w:tcPr>
            <w:tcW w:w="839" w:type="dxa"/>
            <w:vAlign w:val="center"/>
          </w:tcPr>
          <w:p w14:paraId="371DE688" w14:textId="15BC2141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0</w:t>
            </w:r>
          </w:p>
        </w:tc>
        <w:tc>
          <w:tcPr>
            <w:tcW w:w="840" w:type="dxa"/>
            <w:vAlign w:val="center"/>
          </w:tcPr>
          <w:p w14:paraId="1121C966" w14:textId="6D548550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</w:t>
            </w:r>
          </w:p>
        </w:tc>
        <w:tc>
          <w:tcPr>
            <w:tcW w:w="840" w:type="dxa"/>
            <w:vAlign w:val="center"/>
          </w:tcPr>
          <w:p w14:paraId="5838074C" w14:textId="21D3320A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28</w:t>
            </w:r>
          </w:p>
        </w:tc>
        <w:tc>
          <w:tcPr>
            <w:tcW w:w="840" w:type="dxa"/>
            <w:vAlign w:val="center"/>
          </w:tcPr>
          <w:p w14:paraId="787CE61E" w14:textId="57B23CDD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76</w:t>
            </w:r>
          </w:p>
        </w:tc>
        <w:tc>
          <w:tcPr>
            <w:tcW w:w="840" w:type="dxa"/>
            <w:vAlign w:val="center"/>
          </w:tcPr>
          <w:p w14:paraId="6A95023C" w14:textId="03982861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88</w:t>
            </w:r>
          </w:p>
        </w:tc>
        <w:tc>
          <w:tcPr>
            <w:tcW w:w="839" w:type="dxa"/>
            <w:vAlign w:val="center"/>
          </w:tcPr>
          <w:p w14:paraId="7183A304" w14:textId="7762C352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117</w:t>
            </w:r>
          </w:p>
        </w:tc>
        <w:tc>
          <w:tcPr>
            <w:tcW w:w="840" w:type="dxa"/>
            <w:vAlign w:val="center"/>
          </w:tcPr>
          <w:p w14:paraId="6211CDE2" w14:textId="5775851F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92</w:t>
            </w:r>
          </w:p>
        </w:tc>
        <w:tc>
          <w:tcPr>
            <w:tcW w:w="840" w:type="dxa"/>
            <w:vAlign w:val="center"/>
          </w:tcPr>
          <w:p w14:paraId="601433A3" w14:textId="37093596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94</w:t>
            </w:r>
          </w:p>
        </w:tc>
        <w:tc>
          <w:tcPr>
            <w:tcW w:w="840" w:type="dxa"/>
            <w:vAlign w:val="center"/>
          </w:tcPr>
          <w:p w14:paraId="020DDA92" w14:textId="41DF99C5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93</w:t>
            </w:r>
          </w:p>
        </w:tc>
        <w:tc>
          <w:tcPr>
            <w:tcW w:w="840" w:type="dxa"/>
            <w:vAlign w:val="center"/>
          </w:tcPr>
          <w:p w14:paraId="119BC1A0" w14:textId="341CAE1D" w:rsidR="006B14C4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58</w:t>
            </w:r>
          </w:p>
        </w:tc>
      </w:tr>
    </w:tbl>
    <w:p w14:paraId="366BB6E0" w14:textId="2BE8C054" w:rsidR="007C77BD" w:rsidRPr="003F282C" w:rsidRDefault="007C77BD" w:rsidP="00D23BD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bookmarkStart w:id="8" w:name="_Ref130050443"/>
    <w:p w14:paraId="7610D08E" w14:textId="754F6AAC" w:rsidR="00984186" w:rsidRPr="003F282C" w:rsidRDefault="00984186" w:rsidP="00984186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5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8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Mentorių publikuotų straipsnių intervalų dažniai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5"/>
        <w:gridCol w:w="1067"/>
        <w:gridCol w:w="1068"/>
        <w:gridCol w:w="1067"/>
        <w:gridCol w:w="1068"/>
        <w:gridCol w:w="1067"/>
        <w:gridCol w:w="1068"/>
        <w:gridCol w:w="1068"/>
      </w:tblGrid>
      <w:tr w:rsidR="008D5E2E" w:rsidRPr="003F282C" w14:paraId="25E8373D" w14:textId="77777777" w:rsidTr="00CF7598">
        <w:tc>
          <w:tcPr>
            <w:tcW w:w="2205" w:type="dxa"/>
            <w:vAlign w:val="center"/>
          </w:tcPr>
          <w:p w14:paraId="14180AFD" w14:textId="159014D4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Mentorių publikuotų straipsnių intervalai</w:t>
            </w:r>
          </w:p>
        </w:tc>
        <w:tc>
          <w:tcPr>
            <w:tcW w:w="1067" w:type="dxa"/>
            <w:vAlign w:val="center"/>
          </w:tcPr>
          <w:p w14:paraId="796A526A" w14:textId="2F15C266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[0; 10]</w:t>
            </w:r>
          </w:p>
        </w:tc>
        <w:tc>
          <w:tcPr>
            <w:tcW w:w="1068" w:type="dxa"/>
            <w:vAlign w:val="center"/>
          </w:tcPr>
          <w:p w14:paraId="7EE8A9C9" w14:textId="409BC280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(10; 20]</w:t>
            </w:r>
          </w:p>
        </w:tc>
        <w:tc>
          <w:tcPr>
            <w:tcW w:w="1067" w:type="dxa"/>
            <w:vAlign w:val="center"/>
          </w:tcPr>
          <w:p w14:paraId="3EC678D5" w14:textId="7AE2C460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(20; 30]</w:t>
            </w:r>
          </w:p>
        </w:tc>
        <w:tc>
          <w:tcPr>
            <w:tcW w:w="1068" w:type="dxa"/>
            <w:vAlign w:val="center"/>
          </w:tcPr>
          <w:p w14:paraId="5F16641C" w14:textId="752D5A82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(30; 40]</w:t>
            </w:r>
          </w:p>
        </w:tc>
        <w:tc>
          <w:tcPr>
            <w:tcW w:w="1067" w:type="dxa"/>
            <w:vAlign w:val="center"/>
          </w:tcPr>
          <w:p w14:paraId="790B731D" w14:textId="00EC6A59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(40; 50]</w:t>
            </w:r>
          </w:p>
        </w:tc>
        <w:tc>
          <w:tcPr>
            <w:tcW w:w="1068" w:type="dxa"/>
            <w:vAlign w:val="center"/>
          </w:tcPr>
          <w:p w14:paraId="474C23C9" w14:textId="440B465A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(50; 60]</w:t>
            </w:r>
          </w:p>
        </w:tc>
        <w:tc>
          <w:tcPr>
            <w:tcW w:w="1068" w:type="dxa"/>
            <w:vAlign w:val="center"/>
          </w:tcPr>
          <w:p w14:paraId="4F05A06C" w14:textId="2337F9DF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(60; 70]</w:t>
            </w:r>
          </w:p>
        </w:tc>
      </w:tr>
      <w:tr w:rsidR="008D5E2E" w:rsidRPr="003F282C" w14:paraId="179AE3B7" w14:textId="77777777" w:rsidTr="00CF7598">
        <w:tc>
          <w:tcPr>
            <w:tcW w:w="2205" w:type="dxa"/>
            <w:vAlign w:val="center"/>
          </w:tcPr>
          <w:p w14:paraId="589BD721" w14:textId="49645804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Stebėjimų skaičius</w:t>
            </w:r>
          </w:p>
        </w:tc>
        <w:tc>
          <w:tcPr>
            <w:tcW w:w="1067" w:type="dxa"/>
            <w:vAlign w:val="center"/>
          </w:tcPr>
          <w:p w14:paraId="6D990120" w14:textId="40906301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391</w:t>
            </w:r>
          </w:p>
        </w:tc>
        <w:tc>
          <w:tcPr>
            <w:tcW w:w="1068" w:type="dxa"/>
            <w:vAlign w:val="center"/>
          </w:tcPr>
          <w:p w14:paraId="21CD174C" w14:textId="3127ABBC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133</w:t>
            </w:r>
          </w:p>
        </w:tc>
        <w:tc>
          <w:tcPr>
            <w:tcW w:w="1067" w:type="dxa"/>
            <w:vAlign w:val="center"/>
          </w:tcPr>
          <w:p w14:paraId="54037D06" w14:textId="01D7D437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39</w:t>
            </w:r>
          </w:p>
        </w:tc>
        <w:tc>
          <w:tcPr>
            <w:tcW w:w="1068" w:type="dxa"/>
            <w:vAlign w:val="center"/>
          </w:tcPr>
          <w:p w14:paraId="24E034C9" w14:textId="04A72D9A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15</w:t>
            </w:r>
          </w:p>
        </w:tc>
        <w:tc>
          <w:tcPr>
            <w:tcW w:w="1067" w:type="dxa"/>
            <w:vAlign w:val="center"/>
          </w:tcPr>
          <w:p w14:paraId="4855C22F" w14:textId="1C8D2C43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7</w:t>
            </w:r>
          </w:p>
        </w:tc>
        <w:tc>
          <w:tcPr>
            <w:tcW w:w="1068" w:type="dxa"/>
            <w:vAlign w:val="center"/>
          </w:tcPr>
          <w:p w14:paraId="1D0763A3" w14:textId="6EE7CC78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</w:t>
            </w:r>
          </w:p>
        </w:tc>
        <w:tc>
          <w:tcPr>
            <w:tcW w:w="1068" w:type="dxa"/>
            <w:vAlign w:val="center"/>
          </w:tcPr>
          <w:p w14:paraId="3F862088" w14:textId="4D9C1865" w:rsidR="008D5E2E" w:rsidRPr="003F282C" w:rsidRDefault="008D5E2E" w:rsidP="00B53348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</w:p>
        </w:tc>
      </w:tr>
    </w:tbl>
    <w:p w14:paraId="1B270F77" w14:textId="77777777" w:rsidR="008D5E2E" w:rsidRPr="003F282C" w:rsidRDefault="008D5E2E" w:rsidP="00D23BD0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62396E1C" w14:textId="314490E2" w:rsidR="00646FEE" w:rsidRPr="003F282C" w:rsidRDefault="00646FEE" w:rsidP="00E8216B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Taigi, matome</w:t>
      </w:r>
      <w:r w:rsidR="008D5E2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iš (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_Ref130050440 \h  \* MERGEFORMAT </w:instrTex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1 lentelė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- 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_Ref130050443 \h  \* MERGEFORMAT </w:instrTex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5 lentelė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="008D5E2E" w:rsidRPr="003F282C">
        <w:rPr>
          <w:rFonts w:asciiTheme="majorBidi" w:hAnsiTheme="majorBidi" w:cstheme="majorBidi"/>
          <w:sz w:val="24"/>
          <w:szCs w:val="24"/>
          <w:lang w:val="lt-LT"/>
        </w:rPr>
        <w:t>)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jog </w:t>
      </w:r>
      <w:r w:rsidR="00255BA5" w:rsidRPr="003F282C">
        <w:rPr>
          <w:rFonts w:asciiTheme="majorBidi" w:hAnsiTheme="majorBidi" w:cstheme="majorBidi"/>
          <w:sz w:val="24"/>
          <w:szCs w:val="24"/>
          <w:lang w:val="lt-LT"/>
        </w:rPr>
        <w:t>vyrų ir moterų skaičius mokymosi imtyje yra apylygis</w:t>
      </w:r>
      <w:r w:rsidR="0011355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Vedę / ištekėję asmenys imtyje sudaro 66 proc. </w:t>
      </w:r>
      <w:r w:rsidR="007B78F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Dažniausias vaikų iki 6 metų skaičius yra 0 arba 1. </w:t>
      </w:r>
      <w:r w:rsidR="005E0684" w:rsidRPr="003F282C">
        <w:rPr>
          <w:rFonts w:asciiTheme="majorBidi" w:hAnsiTheme="majorBidi" w:cstheme="majorBidi"/>
          <w:sz w:val="24"/>
          <w:szCs w:val="24"/>
          <w:lang w:val="lt-LT"/>
        </w:rPr>
        <w:t>Dažniausias studijų programos prestižo lygis yra nuo 2,5 iki 3 imti</w:t>
      </w:r>
      <w:r w:rsidR="00314520" w:rsidRPr="003F282C">
        <w:rPr>
          <w:rFonts w:asciiTheme="majorBidi" w:hAnsiTheme="majorBidi" w:cstheme="majorBidi"/>
          <w:sz w:val="24"/>
          <w:szCs w:val="24"/>
          <w:lang w:val="lt-LT"/>
        </w:rPr>
        <w:t>n</w:t>
      </w:r>
      <w:r w:rsidR="005E0684" w:rsidRPr="003F282C">
        <w:rPr>
          <w:rFonts w:asciiTheme="majorBidi" w:hAnsiTheme="majorBidi" w:cstheme="majorBidi"/>
          <w:sz w:val="24"/>
          <w:szCs w:val="24"/>
          <w:lang w:val="lt-LT"/>
        </w:rPr>
        <w:t>ai</w:t>
      </w:r>
      <w:r w:rsidR="0026735E" w:rsidRPr="003F282C">
        <w:rPr>
          <w:rFonts w:asciiTheme="majorBidi" w:hAnsiTheme="majorBidi" w:cstheme="majorBidi"/>
          <w:sz w:val="24"/>
          <w:szCs w:val="24"/>
          <w:lang w:val="lt-LT"/>
        </w:rPr>
        <w:t>, o mažesnio nei 0,5 prestižo lygio studijų programos imtyje nebuvo</w:t>
      </w:r>
      <w:r w:rsidR="002F0776"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  <w:r w:rsidR="00A572B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Daugiausiai mentoriai buvo </w:t>
      </w:r>
      <w:r w:rsidR="00981DE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išleidę straipsnių </w:t>
      </w:r>
      <w:r w:rsidR="005B17B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nuo </w:t>
      </w:r>
      <w:r w:rsidR="002827B0" w:rsidRPr="003F282C">
        <w:rPr>
          <w:rFonts w:asciiTheme="majorBidi" w:hAnsiTheme="majorBidi" w:cstheme="majorBidi"/>
          <w:sz w:val="24"/>
          <w:szCs w:val="24"/>
          <w:lang w:val="lt-LT"/>
        </w:rPr>
        <w:t>0 iki 20 (</w:t>
      </w:r>
      <w:r w:rsidR="000E3696" w:rsidRPr="003F282C">
        <w:rPr>
          <w:rFonts w:asciiTheme="majorBidi" w:hAnsiTheme="majorBidi" w:cstheme="majorBidi"/>
          <w:sz w:val="24"/>
          <w:szCs w:val="24"/>
          <w:lang w:val="lt-LT"/>
        </w:rPr>
        <w:t>imti</w:t>
      </w:r>
      <w:r w:rsidR="00314520" w:rsidRPr="003F282C">
        <w:rPr>
          <w:rFonts w:asciiTheme="majorBidi" w:hAnsiTheme="majorBidi" w:cstheme="majorBidi"/>
          <w:sz w:val="24"/>
          <w:szCs w:val="24"/>
          <w:lang w:val="lt-LT"/>
        </w:rPr>
        <w:t>nai abu galai intervalo).</w:t>
      </w:r>
    </w:p>
    <w:p w14:paraId="091FADD3" w14:textId="5B78AC6A" w:rsidR="00696FC5" w:rsidRPr="003F282C" w:rsidRDefault="00971072" w:rsidP="003A791B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pradžių tarsime, kad mūsų duomenis aprašo Puasono regresija</w:t>
      </w:r>
      <w:r w:rsidR="00810E4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ir tikrinsime</w:t>
      </w:r>
      <w:r w:rsidR="00C5476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vizualiai, ar </w:t>
      </w:r>
      <w:r w:rsidR="00996640" w:rsidRPr="003F282C">
        <w:rPr>
          <w:rFonts w:asciiTheme="majorBidi" w:hAnsiTheme="majorBidi" w:cstheme="majorBidi"/>
          <w:sz w:val="24"/>
          <w:szCs w:val="24"/>
          <w:lang w:val="lt-LT"/>
        </w:rPr>
        <w:t>dispersija yra lygi vidurkiui</w:t>
      </w:r>
      <w:r w:rsidR="00AA0D0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</w:p>
    <w:p w14:paraId="37897B64" w14:textId="77777777" w:rsidR="00366548" w:rsidRPr="003F282C" w:rsidRDefault="00366548" w:rsidP="00366548">
      <w:pPr>
        <w:keepNext/>
        <w:jc w:val="center"/>
        <w:rPr>
          <w:lang w:val="lt-LT"/>
        </w:rPr>
      </w:pPr>
      <w:r w:rsidRPr="003F282C">
        <w:rPr>
          <w:noProof/>
          <w:lang w:val="lt-LT"/>
        </w:rPr>
        <w:lastRenderedPageBreak/>
        <w:drawing>
          <wp:inline distT="0" distB="0" distL="0" distR="0" wp14:anchorId="616C6590" wp14:editId="2B1DBFA6">
            <wp:extent cx="391473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18" t="4753"/>
                    <a:stretch/>
                  </pic:blipFill>
                  <pic:spPr bwMode="auto">
                    <a:xfrm>
                      <a:off x="0" y="0"/>
                      <a:ext cx="391473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9" w:name="_Ref130050465"/>
    <w:p w14:paraId="77B16308" w14:textId="77980081" w:rsidR="00AA0D0C" w:rsidRPr="003F282C" w:rsidRDefault="00366548" w:rsidP="007C1496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pav.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2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pav.</w:t>
      </w:r>
      <w:bookmarkEnd w:id="9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Vizualus tikrinimas, ar priklausomojo kintamojo vidurkis</w:t>
      </w:r>
      <w:r w:rsidR="001A568E"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yra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lygus dispersijai</w:t>
      </w:r>
    </w:p>
    <w:p w14:paraId="67E62DB2" w14:textId="29A70C4A" w:rsidR="00D64E35" w:rsidRPr="003F282C" w:rsidRDefault="00366548" w:rsidP="007C14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(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_Ref130050465 \h  \* MERGEFORMAT </w:instrTex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noProof/>
          <w:sz w:val="24"/>
          <w:szCs w:val="24"/>
          <w:lang w:val="lt-LT"/>
        </w:rPr>
        <w:t>2</w:t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 xml:space="preserve"> pav.</w:t>
      </w:r>
      <w:r w:rsidR="00984186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) </w:t>
      </w:r>
      <w:r w:rsidR="001955AA" w:rsidRPr="003F282C">
        <w:rPr>
          <w:rFonts w:asciiTheme="majorBidi" w:hAnsiTheme="majorBidi" w:cstheme="majorBidi"/>
          <w:sz w:val="24"/>
          <w:szCs w:val="24"/>
          <w:lang w:val="lt-LT"/>
        </w:rPr>
        <w:t xml:space="preserve">matome, kad mokymosi duomenyse mažiausiais publikuotų straipsnių skaičius yra 0, didžiausias </w:t>
      </w:r>
      <w:r w:rsidR="006A199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16. Taip pat matome, jog </w:t>
      </w:r>
      <w:r w:rsidR="0068536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parašytų straipsnių vidurkis yra netoli 2 (raudona punktyrinė linija), o dispersija yra didesnė </w:t>
      </w:r>
      <w:r w:rsidR="00234D8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apytiksliai 3,5 (mėlyna punktyrinė linija). </w:t>
      </w:r>
      <w:r w:rsidR="0007432C" w:rsidRPr="003F282C">
        <w:rPr>
          <w:rFonts w:asciiTheme="majorBidi" w:hAnsiTheme="majorBidi" w:cstheme="majorBidi"/>
          <w:sz w:val="24"/>
          <w:szCs w:val="24"/>
          <w:lang w:val="lt-LT"/>
        </w:rPr>
        <w:t>Išvada iš šio grafiko: vidurkis mažesnis už dispersiją</w:t>
      </w:r>
      <w:r w:rsidR="00A30F97"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  <w:r w:rsidR="009E6212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Stat</w:t>
      </w:r>
      <w:r w:rsidR="000C340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istiškai suskaičiavę </w:t>
      </w:r>
      <w:r w:rsidR="00E72E6E" w:rsidRPr="003F282C">
        <w:rPr>
          <w:rFonts w:asciiTheme="majorBidi" w:hAnsiTheme="majorBidi" w:cstheme="majorBidi"/>
          <w:sz w:val="24"/>
          <w:szCs w:val="24"/>
          <w:lang w:val="lt-LT"/>
        </w:rPr>
        <w:t>vidurkį ir dispersiją gavome reikšmes atitinkamai 1,7 ir 3,5.</w:t>
      </w:r>
    </w:p>
    <w:p w14:paraId="30CE877D" w14:textId="623B7E1A" w:rsidR="00E93077" w:rsidRPr="003F282C" w:rsidRDefault="005A029A" w:rsidP="007C14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Pritaikę duomenims Puasono regresiją, matome, jog šiame modelyje</w:t>
      </w:r>
      <w:r w:rsidR="003B30D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turėtumėme </w:t>
      </w:r>
      <w:r w:rsidR="00A90A8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visas reikšmingas </w:t>
      </w:r>
      <w:proofErr w:type="spellStart"/>
      <w:r w:rsidR="00A90A8C" w:rsidRPr="003F282C">
        <w:rPr>
          <w:rFonts w:asciiTheme="majorBidi" w:hAnsiTheme="majorBidi" w:cstheme="majorBidi"/>
          <w:sz w:val="24"/>
          <w:szCs w:val="24"/>
          <w:lang w:val="lt-LT"/>
        </w:rPr>
        <w:t>kovariantes</w:t>
      </w:r>
      <w:proofErr w:type="spellEnd"/>
      <w:r w:rsidR="00A90A8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išskyr</w:t>
      </w:r>
      <w:r w:rsidR="008E51EC" w:rsidRPr="003F282C">
        <w:rPr>
          <w:rFonts w:asciiTheme="majorBidi" w:hAnsiTheme="majorBidi" w:cstheme="majorBidi"/>
          <w:sz w:val="24"/>
          <w:szCs w:val="24"/>
          <w:lang w:val="lt-LT"/>
        </w:rPr>
        <w:t>u</w:t>
      </w:r>
      <w:r w:rsidR="00A90A8C" w:rsidRPr="003F282C">
        <w:rPr>
          <w:rFonts w:asciiTheme="majorBidi" w:hAnsiTheme="majorBidi" w:cstheme="majorBidi"/>
          <w:sz w:val="24"/>
          <w:szCs w:val="24"/>
          <w:lang w:val="lt-LT"/>
        </w:rPr>
        <w:t>s studijų programos prestižo lygį.</w:t>
      </w:r>
    </w:p>
    <w:p w14:paraId="7DCA6F33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Call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>:</w:t>
      </w:r>
    </w:p>
    <w:p w14:paraId="0801D3FF" w14:textId="0D1EDA38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glm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formula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=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~ .,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family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=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poisson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, data =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train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>)</w:t>
      </w:r>
    </w:p>
    <w:p w14:paraId="492E8F8A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Residuals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: </w:t>
      </w:r>
    </w:p>
    <w:p w14:paraId="1A4579ED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Min       1Q 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Median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   3Q    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Max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</w:t>
      </w:r>
    </w:p>
    <w:p w14:paraId="571924E8" w14:textId="34BB7C6C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-2.6166  -1.5232  -0.3599   0.5973   5.5049  </w:t>
      </w:r>
    </w:p>
    <w:p w14:paraId="7AA9C7B2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Coefficients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>:</w:t>
      </w:r>
    </w:p>
    <w:p w14:paraId="5E5EFBB0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       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Estimate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Std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Error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z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value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Pr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(&gt;|z|)    </w:t>
      </w:r>
    </w:p>
    <w:p w14:paraId="7CEA6ADF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Intercept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)  0.174280   0.110053   1.584  0.11329    </w:t>
      </w:r>
    </w:p>
    <w:p w14:paraId="4812E858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gendermale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0.275528   0.065397   4.213 2.52e-05 ***</w:t>
      </w:r>
    </w:p>
    <w:p w14:paraId="18685136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marriedno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-0.153788   0.073412  -2.095  0.03618 *  </w:t>
      </w:r>
    </w:p>
    <w:p w14:paraId="750044E7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    -0.126844   0.045994  -2.758  0.00582 ** </w:t>
      </w:r>
    </w:p>
    <w:p w14:paraId="26604C47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 0.019191   0.032157   0.597  0.55064    </w:t>
      </w:r>
    </w:p>
    <w:p w14:paraId="575B0B18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lastRenderedPageBreak/>
        <w:t>mentor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   0.024351   0.002546   9.565  &lt; 2e-16 ***</w:t>
      </w:r>
    </w:p>
    <w:p w14:paraId="5AC5869C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>---</w:t>
      </w:r>
    </w:p>
    <w:p w14:paraId="6FAC846D" w14:textId="646C098E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Signif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codes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>:  0 ‘***’ 0.001 ‘**’ 0.01 ‘*’ 0.05 ‘.’ 0.1 ‘ ’ 1</w:t>
      </w:r>
    </w:p>
    <w:p w14:paraId="5422F435" w14:textId="6862A49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Dispersion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parameter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for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poisson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family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taken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to be 1)</w:t>
      </w:r>
    </w:p>
    <w:p w14:paraId="5BFF6AF8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 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Null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: 1250.2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648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freedom</w:t>
      </w:r>
      <w:proofErr w:type="spellEnd"/>
    </w:p>
    <w:p w14:paraId="70B7A480" w14:textId="77777777" w:rsidR="00E93077" w:rsidRPr="003F282C" w:rsidRDefault="00E93077" w:rsidP="00E93077">
      <w:pPr>
        <w:rPr>
          <w:rFonts w:ascii="Courier New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Residual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: 1129.5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643 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hAnsi="Courier New" w:cs="Courier New"/>
          <w:sz w:val="20"/>
          <w:szCs w:val="20"/>
          <w:lang w:val="lt-LT"/>
        </w:rPr>
        <w:t>freedom</w:t>
      </w:r>
      <w:proofErr w:type="spellEnd"/>
    </w:p>
    <w:p w14:paraId="4A1DFE2E" w14:textId="1D611714" w:rsidR="00B35812" w:rsidRPr="003F282C" w:rsidRDefault="00E93077" w:rsidP="007C1496">
      <w:pPr>
        <w:spacing w:line="360" w:lineRule="auto"/>
        <w:rPr>
          <w:rFonts w:ascii="Courier New" w:hAnsi="Courier New" w:cs="Courier New"/>
          <w:sz w:val="20"/>
          <w:szCs w:val="20"/>
          <w:lang w:val="lt-LT"/>
        </w:rPr>
      </w:pPr>
      <w:r w:rsidRPr="003F282C">
        <w:rPr>
          <w:rFonts w:ascii="Courier New" w:hAnsi="Courier New" w:cs="Courier New"/>
          <w:sz w:val="20"/>
          <w:szCs w:val="20"/>
          <w:lang w:val="lt-LT"/>
        </w:rPr>
        <w:t>AIC: 2340.6</w:t>
      </w:r>
    </w:p>
    <w:p w14:paraId="0EE23909" w14:textId="589CC752" w:rsidR="00980BA8" w:rsidRPr="003F282C" w:rsidRDefault="00EB422D" w:rsidP="007C1496">
      <w:pPr>
        <w:spacing w:before="24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Vienas iš pagrindinių įvykių skaičiui regresijos modelių tinkamumo įvertinim</w:t>
      </w:r>
      <w:r w:rsidR="00BE7224" w:rsidRPr="003F282C">
        <w:rPr>
          <w:rFonts w:asciiTheme="majorBidi" w:hAnsiTheme="majorBidi" w:cstheme="majorBidi"/>
          <w:sz w:val="24"/>
          <w:szCs w:val="24"/>
          <w:lang w:val="lt-LT"/>
        </w:rPr>
        <w:t>ų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yra </w:t>
      </w:r>
      <w:r w:rsidR="0079279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liekanų </w:t>
      </w:r>
      <w:r w:rsidR="00B077A2" w:rsidRPr="003F282C">
        <w:rPr>
          <w:rFonts w:asciiTheme="majorBidi" w:hAnsiTheme="majorBidi" w:cstheme="majorBidi"/>
          <w:sz w:val="24"/>
          <w:szCs w:val="24"/>
          <w:lang w:val="lt-LT"/>
        </w:rPr>
        <w:t>deviacija</w:t>
      </w:r>
      <w:r w:rsidR="0079279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/ liekanų laisvės skaičių</w:t>
      </w:r>
      <w:r w:rsidR="00134973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  <w:r w:rsidR="00D42664" w:rsidRPr="003F282C">
        <w:rPr>
          <w:rFonts w:asciiTheme="majorBidi" w:hAnsiTheme="majorBidi" w:cstheme="majorBidi"/>
          <w:sz w:val="24"/>
          <w:szCs w:val="24"/>
          <w:lang w:val="lt-LT"/>
        </w:rPr>
        <w:t>Ga</w:t>
      </w:r>
      <w:r w:rsidR="00777442" w:rsidRPr="003F282C">
        <w:rPr>
          <w:rFonts w:asciiTheme="majorBidi" w:hAnsiTheme="majorBidi" w:cstheme="majorBidi"/>
          <w:sz w:val="24"/>
          <w:szCs w:val="24"/>
          <w:lang w:val="lt-LT"/>
        </w:rPr>
        <w:t>uta konstanta yra 1,8</w:t>
      </w:r>
      <w:r w:rsidR="00AB56EB" w:rsidRPr="003F282C">
        <w:rPr>
          <w:rFonts w:asciiTheme="majorBidi" w:hAnsiTheme="majorBidi" w:cstheme="majorBidi"/>
          <w:sz w:val="24"/>
          <w:szCs w:val="24"/>
          <w:lang w:val="lt-LT"/>
        </w:rPr>
        <w:t>, o tai parodo, kad Puasono modelis</w:t>
      </w:r>
      <w:r w:rsidR="0049308F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netinka, nes </w:t>
      </w:r>
      <w:r w:rsidR="00980BA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konstanta turėtų patekti į </w:t>
      </w:r>
      <m:oMath>
        <m:r>
          <w:rPr>
            <w:rFonts w:ascii="Cambria Math" w:hAnsi="Cambria Math" w:cstheme="majorBidi"/>
            <w:sz w:val="24"/>
            <w:szCs w:val="24"/>
            <w:lang w:val="lt-LT"/>
          </w:rPr>
          <m:t>[0,7; 1,3]</m:t>
        </m:r>
      </m:oMath>
      <w:r w:rsidR="00980BA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intervalą.</w:t>
      </w:r>
    </w:p>
    <w:p w14:paraId="3C8222F6" w14:textId="1A319C42" w:rsidR="00366548" w:rsidRPr="003F282C" w:rsidRDefault="00D64E35" w:rsidP="007C14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Norint įsitikinti, ar iš tikrųjų mūsų duomenims netinka Puasono modelis, atliksime dispersijų testą</w:t>
      </w:r>
      <w:r w:rsidR="0050169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</w:t>
      </w:r>
      <w:r w:rsidR="00BA13F4" w:rsidRPr="003F282C">
        <w:rPr>
          <w:rFonts w:asciiTheme="majorBidi" w:hAnsiTheme="majorBidi" w:cstheme="majorBidi"/>
          <w:sz w:val="24"/>
          <w:szCs w:val="24"/>
          <w:lang w:val="lt-LT"/>
        </w:rPr>
        <w:t>T</w:t>
      </w:r>
      <w:r w:rsidR="00501690" w:rsidRPr="003F282C">
        <w:rPr>
          <w:rFonts w:asciiTheme="majorBidi" w:hAnsiTheme="majorBidi" w:cstheme="majorBidi"/>
          <w:sz w:val="24"/>
          <w:szCs w:val="24"/>
          <w:lang w:val="lt-LT"/>
        </w:rPr>
        <w:t>ikrinsime hipotez</w:t>
      </w:r>
      <w:r w:rsidR="00A74C55" w:rsidRPr="003F282C">
        <w:rPr>
          <w:rFonts w:asciiTheme="majorBidi" w:hAnsiTheme="majorBidi" w:cstheme="majorBidi"/>
          <w:sz w:val="24"/>
          <w:szCs w:val="24"/>
          <w:lang w:val="lt-LT"/>
        </w:rPr>
        <w:t>ę</w:t>
      </w:r>
      <w:r w:rsidR="00501690" w:rsidRPr="003F282C">
        <w:rPr>
          <w:rFonts w:asciiTheme="majorBidi" w:hAnsiTheme="majorBidi" w:cstheme="majorBidi"/>
          <w:sz w:val="24"/>
          <w:szCs w:val="24"/>
          <w:lang w:val="lt-LT"/>
        </w:rPr>
        <w:t>:</w:t>
      </w:r>
    </w:p>
    <w:p w14:paraId="4A63C092" w14:textId="5AE65B63" w:rsidR="00501690" w:rsidRPr="003F282C" w:rsidRDefault="006D611F" w:rsidP="007C1496">
      <w:pPr>
        <w:spacing w:line="360" w:lineRule="auto"/>
        <w:rPr>
          <w:rFonts w:eastAsiaTheme="minorEastAsia"/>
          <w:sz w:val="24"/>
          <w:szCs w:val="24"/>
          <w:lang w:val="lt-L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lt-LT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lt-L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lt-L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lt-LT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lt-LT"/>
                    </w:rPr>
                    <m:t>:α=0;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lt-L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lt-LT"/>
                    </w:rPr>
                    <m:t>:  α&gt;0.</m:t>
                  </m:r>
                </m:e>
              </m:eqArr>
            </m:e>
          </m:d>
        </m:oMath>
      </m:oMathPara>
    </w:p>
    <w:p w14:paraId="31759E67" w14:textId="4E06AA79" w:rsidR="00A74C55" w:rsidRPr="003F282C" w:rsidRDefault="00A74C55" w:rsidP="007C1496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Jei nulinę hipote</w:t>
      </w:r>
      <w:r w:rsidR="007C5981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zę atmesime, gausime, jog vidurkis nėra lygus dispersijai ir Puasono modelis netinka.</w:t>
      </w:r>
    </w:p>
    <w:p w14:paraId="4B384B0B" w14:textId="69AB5108" w:rsidR="007C5981" w:rsidRPr="003F282C" w:rsidRDefault="006657B6" w:rsidP="007C1496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Pritaikę dispersijų testą su argumentu </w:t>
      </w:r>
      <w:proofErr w:type="spellStart"/>
      <w:r w:rsidRPr="003F282C">
        <w:rPr>
          <w:rFonts w:ascii="Courier New" w:eastAsiaTheme="minorEastAsia" w:hAnsi="Courier New" w:cs="Courier New"/>
          <w:lang w:val="lt-LT"/>
        </w:rPr>
        <w:t>trafo</w:t>
      </w:r>
      <w:proofErr w:type="spellEnd"/>
      <w:r w:rsidRPr="003F282C">
        <w:rPr>
          <w:rFonts w:asciiTheme="majorBidi" w:eastAsiaTheme="minorEastAsia" w:hAnsiTheme="majorBidi" w:cstheme="majorBidi"/>
          <w:lang w:val="lt-LT"/>
        </w:rPr>
        <w:t xml:space="preserve"> </w:t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= 1, gavome, jog </w:t>
      </w:r>
      <w:r w:rsidR="00915D6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p =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>2,653 × 10^(-7) &lt; 0,05</m:t>
        </m:r>
      </m:oMath>
      <w:r w:rsidR="00915D6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= reikšmingumo lygmuo</w:t>
      </w:r>
      <w:r w:rsidR="00BB72E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, tai nulinę hipotezę atmetame</w:t>
      </w:r>
      <w:r w:rsidR="00B6777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, priimame alternatyv</w:t>
      </w:r>
      <w:r w:rsidR="00186E85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ą</w:t>
      </w:r>
      <w:r w:rsidR="00B6777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</w:t>
      </w:r>
      <w:proofErr w:type="spellStart"/>
      <w:r w:rsidR="00B6777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t.y</w:t>
      </w:r>
      <w:proofErr w:type="spellEnd"/>
      <w:r w:rsidR="00B6777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. </w:t>
      </w:r>
      <m:oMath>
        <m:r>
          <w:rPr>
            <w:rFonts w:ascii="Cambria Math" w:hAnsi="Cambria Math" w:cstheme="majorBidi"/>
            <w:sz w:val="24"/>
            <w:szCs w:val="24"/>
            <w:lang w:val="lt-LT"/>
          </w:rPr>
          <m:t>α&gt;0</m:t>
        </m:r>
      </m:oMath>
      <w:r w:rsidR="007F548B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tai indikuoja, kad </w:t>
      </w:r>
      <w:r w:rsidR="00475C3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mūsų </w:t>
      </w:r>
      <w:r w:rsidR="007F548B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duomenims tur</w:t>
      </w:r>
      <w:r w:rsidR="00475C3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ėtų</w:t>
      </w:r>
      <w:r w:rsidR="007F548B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tikti neigiamas binominis modelis. </w:t>
      </w:r>
      <w:r w:rsidR="00B1534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Argumentas </w:t>
      </w:r>
      <w:proofErr w:type="spellStart"/>
      <w:r w:rsidR="00B1534F" w:rsidRPr="003F282C">
        <w:rPr>
          <w:rFonts w:ascii="Courier New" w:eastAsiaTheme="minorEastAsia" w:hAnsi="Courier New" w:cs="Courier New"/>
          <w:lang w:val="lt-LT"/>
        </w:rPr>
        <w:t>trafo</w:t>
      </w:r>
      <w:proofErr w:type="spellEnd"/>
      <w:r w:rsidR="00B1534F" w:rsidRPr="003F282C">
        <w:rPr>
          <w:rFonts w:asciiTheme="majorBidi" w:eastAsiaTheme="minorEastAsia" w:hAnsiTheme="majorBidi" w:cstheme="majorBidi"/>
          <w:lang w:val="lt-LT"/>
        </w:rPr>
        <w:t xml:space="preserve"> </w:t>
      </w:r>
      <w:r w:rsidR="00B1534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= 1, nurodo, kad alter</w:t>
      </w:r>
      <w:r w:rsidR="00C072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natyvoje tikrinsime, ar tai bus neigiamas </w:t>
      </w:r>
      <w:proofErr w:type="spellStart"/>
      <w:r w:rsidR="00C072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binomis</w:t>
      </w:r>
      <w:proofErr w:type="spellEnd"/>
      <w:r w:rsidR="00C072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I modelis, kuri</w:t>
      </w:r>
      <w:r w:rsidR="002B75B5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o dispersija gali būti didesnė už vidurkį, bet jų santykis yra toks pats visiems stebėjimams ir lygus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 xml:space="preserve">(1 + </m:t>
        </m:r>
        <m:r>
          <w:rPr>
            <w:rFonts w:ascii="Cambria Math" w:eastAsiaTheme="minorEastAsia" w:hAnsi="Cambria Math" w:cs="Cambria Math"/>
            <w:sz w:val="24"/>
            <w:szCs w:val="24"/>
            <w:lang w:val="lt-LT"/>
          </w:rPr>
          <m:t>α</m:t>
        </m:r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>).</m:t>
        </m:r>
      </m:oMath>
    </w:p>
    <w:p w14:paraId="7D7F3A3E" w14:textId="31C36F9A" w:rsidR="007B51C5" w:rsidRPr="003F282C" w:rsidRDefault="007B51C5" w:rsidP="000265AE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Toliau turime patikrinti, ar yra tenkinamos modelio prielaidos: neturi būti išsiskiriančių stebėjimų bei problemų dėl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multikolinearumo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</w:p>
    <w:p w14:paraId="319D438F" w14:textId="585CFDD2" w:rsidR="00894BC9" w:rsidRPr="003F282C" w:rsidRDefault="007203A6" w:rsidP="000265AE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Norėdami ištirti išskirtis braižėme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Cook‘o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diagramą, žiūrėjome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DFBET‘ų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statistika bei </w:t>
      </w:r>
      <w:r w:rsidR="00310298" w:rsidRPr="003F282C">
        <w:rPr>
          <w:rFonts w:asciiTheme="majorBidi" w:hAnsiTheme="majorBidi" w:cstheme="majorBidi"/>
          <w:sz w:val="24"/>
          <w:szCs w:val="24"/>
          <w:lang w:val="lt-LT"/>
        </w:rPr>
        <w:t>standartizuotas liekanas.</w:t>
      </w:r>
    </w:p>
    <w:p w14:paraId="5223E872" w14:textId="77777777" w:rsidR="00436C5C" w:rsidRPr="003F282C" w:rsidRDefault="005E58B6" w:rsidP="00436C5C">
      <w:pPr>
        <w:keepNext/>
        <w:spacing w:line="360" w:lineRule="auto"/>
        <w:ind w:firstLine="360"/>
        <w:jc w:val="center"/>
        <w:rPr>
          <w:lang w:val="lt-LT"/>
        </w:rPr>
      </w:pPr>
      <w:r w:rsidRPr="003F282C">
        <w:rPr>
          <w:noProof/>
          <w:lang w:val="lt-LT"/>
        </w:rPr>
        <w:lastRenderedPageBreak/>
        <w:drawing>
          <wp:inline distT="0" distB="0" distL="0" distR="0" wp14:anchorId="66E3D181" wp14:editId="445CE184">
            <wp:extent cx="5148358" cy="216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134"/>
                    <a:stretch/>
                  </pic:blipFill>
                  <pic:spPr bwMode="auto">
                    <a:xfrm>
                      <a:off x="0" y="0"/>
                      <a:ext cx="5148358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4BFE" w14:textId="412219DE" w:rsidR="00310298" w:rsidRPr="003F282C" w:rsidRDefault="00436C5C" w:rsidP="00436C5C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</w:t>
      </w:r>
      <w:bookmarkStart w:id="10" w:name="_Ref130050560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pav.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3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pav.</w:t>
      </w:r>
      <w:bookmarkEnd w:id="10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Cook'o</w:t>
      </w:r>
      <w:proofErr w:type="spellEnd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išskirčių grafikas</w:t>
      </w:r>
    </w:p>
    <w:p w14:paraId="71576F8F" w14:textId="78CC9EDB" w:rsidR="00436C5C" w:rsidRPr="003F282C" w:rsidRDefault="00436C5C" w:rsidP="00BA4B9D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(</w: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_Ref130050560 \h  \* MERGEFORMAT </w:instrTex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3 pav.</w: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) matome, jog neturime išsiskiriančių stebėjimų, kadangi</w:t>
      </w:r>
      <w:r w:rsidR="008E470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proofErr w:type="spellStart"/>
      <w:r w:rsidR="008E4705" w:rsidRPr="003F282C">
        <w:rPr>
          <w:rFonts w:asciiTheme="majorBidi" w:hAnsiTheme="majorBidi" w:cstheme="majorBidi"/>
          <w:sz w:val="24"/>
          <w:szCs w:val="24"/>
          <w:lang w:val="lt-LT"/>
        </w:rPr>
        <w:t>Cook‘o</w:t>
      </w:r>
      <w:proofErr w:type="spellEnd"/>
      <w:r w:rsidR="008E470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koeficientai neviršija 1.</w:t>
      </w:r>
    </w:p>
    <w:p w14:paraId="44701462" w14:textId="15738884" w:rsidR="00C23E68" w:rsidRPr="003F282C" w:rsidRDefault="00DC0F40" w:rsidP="00436C5C">
      <w:pPr>
        <w:rPr>
          <w:lang w:val="lt-LT"/>
        </w:rPr>
      </w:pPr>
      <w:r w:rsidRPr="003F282C">
        <w:rPr>
          <w:noProof/>
          <w:lang w:val="lt-LT"/>
        </w:rPr>
        <w:drawing>
          <wp:inline distT="0" distB="0" distL="0" distR="0" wp14:anchorId="1BDAB8BC" wp14:editId="13E12C51">
            <wp:extent cx="6111240" cy="2819179"/>
            <wp:effectExtent l="0" t="0" r="3810" b="635"/>
            <wp:docPr id="8" name="Picture 8" descr="Paveikslėlis, kuriame yra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 descr="Paveikslėlis, kuriame yra diagrama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1185" cy="283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E345" w14:textId="77777777" w:rsidR="00D564C1" w:rsidRPr="003F282C" w:rsidRDefault="00D564C1" w:rsidP="00D564C1">
      <w:pPr>
        <w:keepNext/>
        <w:rPr>
          <w:lang w:val="lt-LT"/>
        </w:rPr>
      </w:pPr>
      <w:r w:rsidRPr="003F282C">
        <w:rPr>
          <w:noProof/>
          <w:lang w:val="lt-LT"/>
        </w:rPr>
        <w:drawing>
          <wp:inline distT="0" distB="0" distL="0" distR="0" wp14:anchorId="28545F1E" wp14:editId="19840164">
            <wp:extent cx="301752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19" r="50950" b="51698"/>
                    <a:stretch/>
                  </pic:blipFill>
                  <pic:spPr bwMode="auto">
                    <a:xfrm>
                      <a:off x="0" y="0"/>
                      <a:ext cx="301752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11" w:name="_Ref130050578"/>
    <w:p w14:paraId="0C48FDCF" w14:textId="7633E3E6" w:rsidR="00D564C1" w:rsidRPr="003F282C" w:rsidRDefault="00D564C1" w:rsidP="00D564C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pav.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4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pav.</w:t>
      </w:r>
      <w:bookmarkEnd w:id="11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DFBet'ų</w:t>
      </w:r>
      <w:proofErr w:type="spellEnd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panelė kiekvienam požymiui</w:t>
      </w:r>
    </w:p>
    <w:p w14:paraId="415E698B" w14:textId="518A8186" w:rsidR="00D564C1" w:rsidRPr="003F282C" w:rsidRDefault="00D564C1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(</w: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begin"/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instrText xml:space="preserve"> REF _Ref130050578 \h  \* MERGEFORMAT </w:instrTex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4 pav.</w:t>
      </w:r>
      <w:r w:rsidR="0021775B" w:rsidRPr="003F282C">
        <w:rPr>
          <w:rFonts w:asciiTheme="majorBidi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) taip pat matome, kad </w:t>
      </w:r>
      <w:proofErr w:type="spellStart"/>
      <w:r w:rsidR="00D71D3D" w:rsidRPr="003F282C">
        <w:rPr>
          <w:rFonts w:asciiTheme="majorBidi" w:hAnsiTheme="majorBidi" w:cstheme="majorBidi"/>
          <w:sz w:val="24"/>
          <w:szCs w:val="24"/>
          <w:lang w:val="lt-LT"/>
        </w:rPr>
        <w:t>DFBet’ų</w:t>
      </w:r>
      <w:proofErr w:type="spellEnd"/>
      <w:r w:rsidR="00D71D3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statistika kiekvienam požymiui neviršija </w:t>
      </w:r>
      <m:oMath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1</m:t>
            </m:r>
          </m:e>
        </m:d>
      </m:oMath>
      <w:r w:rsidR="00D71D3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tai vėlgi parodo, jog išsiskiriančių stebėjimų neturime. </w:t>
      </w:r>
    </w:p>
    <w:p w14:paraId="23314241" w14:textId="62CD5E3C" w:rsidR="00D71D3D" w:rsidRPr="003F282C" w:rsidRDefault="00BB6F74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lastRenderedPageBreak/>
        <w:t>Suskaičiavus standartizuotas liekanas, gavome, jog</w:t>
      </w:r>
      <w:r w:rsidR="00DD14B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2 stebėjimams standartizuotos liekanos yra didesnės už 3.</w:t>
      </w:r>
    </w:p>
    <w:bookmarkStart w:id="12" w:name="_Ref130050685"/>
    <w:p w14:paraId="52D5EAE0" w14:textId="1822801D" w:rsidR="00D81BEF" w:rsidRPr="003F282C" w:rsidRDefault="00D81BEF" w:rsidP="00D81BEF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6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2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Išsiskiriantys stebėjimai pagal standartizuotas liekanas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1"/>
        <w:gridCol w:w="1284"/>
        <w:gridCol w:w="799"/>
        <w:gridCol w:w="1245"/>
        <w:gridCol w:w="1035"/>
        <w:gridCol w:w="1048"/>
        <w:gridCol w:w="1403"/>
        <w:gridCol w:w="1843"/>
      </w:tblGrid>
      <w:tr w:rsidR="002029EF" w:rsidRPr="003F282C" w14:paraId="09F412A7" w14:textId="4421E3F6" w:rsidTr="00D81BEF">
        <w:tc>
          <w:tcPr>
            <w:tcW w:w="1021" w:type="dxa"/>
            <w:vAlign w:val="center"/>
          </w:tcPr>
          <w:p w14:paraId="2341933B" w14:textId="3C8529BF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 xml:space="preserve">Asmens </w:t>
            </w:r>
            <w:proofErr w:type="spellStart"/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nr.</w:t>
            </w:r>
            <w:proofErr w:type="spellEnd"/>
          </w:p>
        </w:tc>
        <w:tc>
          <w:tcPr>
            <w:tcW w:w="1284" w:type="dxa"/>
            <w:vAlign w:val="center"/>
          </w:tcPr>
          <w:p w14:paraId="25BA1607" w14:textId="0E8788B3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Straipsnių sk.</w:t>
            </w:r>
          </w:p>
        </w:tc>
        <w:tc>
          <w:tcPr>
            <w:tcW w:w="799" w:type="dxa"/>
            <w:vAlign w:val="center"/>
          </w:tcPr>
          <w:p w14:paraId="6EEBCAFB" w14:textId="74BD98D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Lytis</w:t>
            </w:r>
          </w:p>
        </w:tc>
        <w:tc>
          <w:tcPr>
            <w:tcW w:w="1245" w:type="dxa"/>
            <w:vAlign w:val="center"/>
          </w:tcPr>
          <w:p w14:paraId="66D6E11D" w14:textId="0AB8C4E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Vedybinis statusas</w:t>
            </w:r>
          </w:p>
        </w:tc>
        <w:tc>
          <w:tcPr>
            <w:tcW w:w="1035" w:type="dxa"/>
            <w:vAlign w:val="center"/>
          </w:tcPr>
          <w:p w14:paraId="5C86FEF5" w14:textId="532507F7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Vaikų skaičius iki 6 m.</w:t>
            </w:r>
          </w:p>
        </w:tc>
        <w:tc>
          <w:tcPr>
            <w:tcW w:w="1048" w:type="dxa"/>
            <w:vAlign w:val="center"/>
          </w:tcPr>
          <w:p w14:paraId="41EFECA6" w14:textId="49CAEE11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Prestižo lygis</w:t>
            </w:r>
          </w:p>
        </w:tc>
        <w:tc>
          <w:tcPr>
            <w:tcW w:w="1403" w:type="dxa"/>
            <w:vAlign w:val="center"/>
          </w:tcPr>
          <w:p w14:paraId="2C566882" w14:textId="2E569684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Mentoriaus straipsnių skaičius</w:t>
            </w:r>
          </w:p>
        </w:tc>
        <w:tc>
          <w:tcPr>
            <w:tcW w:w="1843" w:type="dxa"/>
            <w:vAlign w:val="center"/>
          </w:tcPr>
          <w:p w14:paraId="63333579" w14:textId="6EE403B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Standartizuotos liekanos reikšmė</w:t>
            </w:r>
          </w:p>
        </w:tc>
      </w:tr>
      <w:tr w:rsidR="002029EF" w:rsidRPr="003F282C" w14:paraId="295C2408" w14:textId="13DFEE4F" w:rsidTr="00D81BEF">
        <w:tc>
          <w:tcPr>
            <w:tcW w:w="1021" w:type="dxa"/>
            <w:vAlign w:val="center"/>
          </w:tcPr>
          <w:p w14:paraId="737C58D2" w14:textId="033779A0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647</w:t>
            </w:r>
          </w:p>
        </w:tc>
        <w:tc>
          <w:tcPr>
            <w:tcW w:w="1284" w:type="dxa"/>
            <w:vAlign w:val="center"/>
          </w:tcPr>
          <w:p w14:paraId="04686D6C" w14:textId="2C132A97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11</w:t>
            </w:r>
          </w:p>
        </w:tc>
        <w:tc>
          <w:tcPr>
            <w:tcW w:w="799" w:type="dxa"/>
            <w:vAlign w:val="center"/>
          </w:tcPr>
          <w:p w14:paraId="353A88E6" w14:textId="3A02BA9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Vyras</w:t>
            </w:r>
          </w:p>
        </w:tc>
        <w:tc>
          <w:tcPr>
            <w:tcW w:w="1245" w:type="dxa"/>
            <w:vAlign w:val="center"/>
          </w:tcPr>
          <w:p w14:paraId="21A2B008" w14:textId="5798D07A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Vedęs</w:t>
            </w:r>
          </w:p>
        </w:tc>
        <w:tc>
          <w:tcPr>
            <w:tcW w:w="1035" w:type="dxa"/>
            <w:vAlign w:val="center"/>
          </w:tcPr>
          <w:p w14:paraId="7947D987" w14:textId="1C82B7A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2</w:t>
            </w:r>
          </w:p>
        </w:tc>
        <w:tc>
          <w:tcPr>
            <w:tcW w:w="1048" w:type="dxa"/>
            <w:vAlign w:val="center"/>
          </w:tcPr>
          <w:p w14:paraId="5470F9D7" w14:textId="1233AB1C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2,86</w:t>
            </w:r>
          </w:p>
        </w:tc>
        <w:tc>
          <w:tcPr>
            <w:tcW w:w="1403" w:type="dxa"/>
            <w:vAlign w:val="center"/>
          </w:tcPr>
          <w:p w14:paraId="0D2D993B" w14:textId="63381521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7</w:t>
            </w:r>
          </w:p>
        </w:tc>
        <w:tc>
          <w:tcPr>
            <w:tcW w:w="1843" w:type="dxa"/>
            <w:vAlign w:val="center"/>
          </w:tcPr>
          <w:p w14:paraId="10C5F5C3" w14:textId="51578A2B" w:rsidR="00923405" w:rsidRPr="003F282C" w:rsidRDefault="00CF62EB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3,302</w:t>
            </w:r>
          </w:p>
        </w:tc>
      </w:tr>
      <w:tr w:rsidR="002029EF" w:rsidRPr="003F282C" w14:paraId="36DDCCD7" w14:textId="50D5D84B" w:rsidTr="00D81BEF">
        <w:tc>
          <w:tcPr>
            <w:tcW w:w="1021" w:type="dxa"/>
            <w:vAlign w:val="center"/>
          </w:tcPr>
          <w:p w14:paraId="4EDF1834" w14:textId="7C4DEF86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649</w:t>
            </w:r>
          </w:p>
        </w:tc>
        <w:tc>
          <w:tcPr>
            <w:tcW w:w="1284" w:type="dxa"/>
            <w:vAlign w:val="center"/>
          </w:tcPr>
          <w:p w14:paraId="5FB05FCD" w14:textId="509E13FE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16</w:t>
            </w:r>
          </w:p>
        </w:tc>
        <w:tc>
          <w:tcPr>
            <w:tcW w:w="799" w:type="dxa"/>
            <w:vAlign w:val="center"/>
          </w:tcPr>
          <w:p w14:paraId="0C581E4E" w14:textId="763C3EFA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Vyras</w:t>
            </w:r>
          </w:p>
        </w:tc>
        <w:tc>
          <w:tcPr>
            <w:tcW w:w="1245" w:type="dxa"/>
            <w:vAlign w:val="center"/>
          </w:tcPr>
          <w:p w14:paraId="2B8F6038" w14:textId="27FB4B80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Vedęs</w:t>
            </w:r>
          </w:p>
        </w:tc>
        <w:tc>
          <w:tcPr>
            <w:tcW w:w="1035" w:type="dxa"/>
            <w:vAlign w:val="center"/>
          </w:tcPr>
          <w:p w14:paraId="366AFB91" w14:textId="6E8C32B2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0</w:t>
            </w:r>
          </w:p>
        </w:tc>
        <w:tc>
          <w:tcPr>
            <w:tcW w:w="1048" w:type="dxa"/>
            <w:vAlign w:val="center"/>
          </w:tcPr>
          <w:p w14:paraId="4141BE7F" w14:textId="1340668E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1,74</w:t>
            </w:r>
          </w:p>
        </w:tc>
        <w:tc>
          <w:tcPr>
            <w:tcW w:w="1403" w:type="dxa"/>
            <w:vAlign w:val="center"/>
          </w:tcPr>
          <w:p w14:paraId="1235D94B" w14:textId="4758FC06" w:rsidR="00923405" w:rsidRPr="003F282C" w:rsidRDefault="00923405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21</w:t>
            </w:r>
          </w:p>
        </w:tc>
        <w:tc>
          <w:tcPr>
            <w:tcW w:w="1843" w:type="dxa"/>
            <w:vAlign w:val="center"/>
          </w:tcPr>
          <w:p w14:paraId="36D79E26" w14:textId="1047A4FE" w:rsidR="00923405" w:rsidRPr="003F282C" w:rsidRDefault="00CF62EB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3,131</w:t>
            </w:r>
          </w:p>
        </w:tc>
      </w:tr>
    </w:tbl>
    <w:p w14:paraId="7BA4FEDE" w14:textId="41A43DEC" w:rsidR="008E34F7" w:rsidRPr="003F282C" w:rsidRDefault="008E34F7" w:rsidP="00BA4B9D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</w:p>
    <w:p w14:paraId="0428982E" w14:textId="7FD3E399" w:rsidR="000748D1" w:rsidRPr="003F282C" w:rsidRDefault="00E665BA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Iš (</w: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begin"/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instrText xml:space="preserve"> REF _Ref130050685 \h  \* MERGEFORMAT </w:instrTex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6 lentelė</w: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) matome, išsiskiriančių stebėjimų informaciją</w:t>
      </w:r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. Šie stebiniai taip pat buvo pažymėti </w:t>
      </w:r>
      <w:proofErr w:type="spellStart"/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Cook’o</w:t>
      </w:r>
      <w:proofErr w:type="spellEnd"/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grafike (</w:t>
      </w:r>
      <w:r w:rsidR="00D81BE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begin"/>
      </w:r>
      <w:r w:rsidR="00D81BE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instrText xml:space="preserve"> REF _Ref130050560 \h </w:instrTex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instrText xml:space="preserve"> \* MERGEFORMAT </w:instrText>
      </w:r>
      <w:r w:rsidR="00D81BE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</w:r>
      <w:r w:rsidR="00D81BE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3 pav.</w:t>
      </w:r>
      <w:r w:rsidR="00D81BEF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end"/>
      </w:r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), tačiau jų </w:t>
      </w:r>
      <w:proofErr w:type="spellStart"/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Cook’o</w:t>
      </w:r>
      <w:proofErr w:type="spellEnd"/>
      <w:r w:rsidR="00BD078E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reikšmės neviršijo 1. </w:t>
      </w:r>
      <w:r w:rsidR="00986EB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Išsiskiriantys asmenys – tai vedę vyrai, kurie per 3 metus vieni iš daugiausiai buvo publikavę straipsnių. </w:t>
      </w:r>
      <w:r w:rsidR="00CF62EB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Kadangi</w:t>
      </w:r>
      <w:r w:rsidR="003B24B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šių stebėjimų standartizuotos liekanos nedaug viršij</w:t>
      </w:r>
      <w:r w:rsidR="000F386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o</w:t>
      </w:r>
      <w:r w:rsidR="003B24B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  <w:r w:rsidR="000F386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slenkstį</w:t>
      </w:r>
      <w:r w:rsidR="003B24B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bei iš kitų atliktų išskirčių tyrimų šie stebėjimai nebuvo įtarti, </w:t>
      </w:r>
      <w:r w:rsidR="000F386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tai juos</w:t>
      </w:r>
      <w:r w:rsidR="003B24B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paliksime imtyje.</w:t>
      </w:r>
    </w:p>
    <w:bookmarkStart w:id="13" w:name="_Ref130050722"/>
    <w:p w14:paraId="7F6D83CC" w14:textId="1E2F13E4" w:rsidR="00F17CCA" w:rsidRPr="003F282C" w:rsidRDefault="00F17CCA" w:rsidP="00F17CCA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7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3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VIF'o</w:t>
      </w:r>
      <w:proofErr w:type="spellEnd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statistika</w:t>
      </w:r>
    </w:p>
    <w:tbl>
      <w:tblPr>
        <w:tblStyle w:val="TableGrid"/>
        <w:tblW w:w="9735" w:type="dxa"/>
        <w:tblLook w:val="04A0" w:firstRow="1" w:lastRow="0" w:firstColumn="1" w:lastColumn="0" w:noHBand="0" w:noVBand="1"/>
      </w:tblPr>
      <w:tblGrid>
        <w:gridCol w:w="1622"/>
        <w:gridCol w:w="1622"/>
        <w:gridCol w:w="1622"/>
        <w:gridCol w:w="1623"/>
        <w:gridCol w:w="1623"/>
        <w:gridCol w:w="1623"/>
      </w:tblGrid>
      <w:tr w:rsidR="000748D1" w:rsidRPr="003F282C" w14:paraId="16AAB3FA" w14:textId="77777777" w:rsidTr="00BA4B9D">
        <w:trPr>
          <w:trHeight w:val="961"/>
        </w:trPr>
        <w:tc>
          <w:tcPr>
            <w:tcW w:w="1622" w:type="dxa"/>
            <w:vAlign w:val="center"/>
          </w:tcPr>
          <w:p w14:paraId="7B68503E" w14:textId="203A6CE1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proofErr w:type="spellStart"/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Kovariantės</w:t>
            </w:r>
            <w:proofErr w:type="spellEnd"/>
          </w:p>
        </w:tc>
        <w:tc>
          <w:tcPr>
            <w:tcW w:w="1622" w:type="dxa"/>
            <w:vAlign w:val="center"/>
          </w:tcPr>
          <w:p w14:paraId="6BDB63A4" w14:textId="0B35D423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Lytis</w:t>
            </w:r>
          </w:p>
        </w:tc>
        <w:tc>
          <w:tcPr>
            <w:tcW w:w="1622" w:type="dxa"/>
            <w:vAlign w:val="center"/>
          </w:tcPr>
          <w:p w14:paraId="5A8A7400" w14:textId="30A3C46C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Vedybinis statusas</w:t>
            </w:r>
          </w:p>
        </w:tc>
        <w:tc>
          <w:tcPr>
            <w:tcW w:w="1623" w:type="dxa"/>
            <w:vAlign w:val="center"/>
          </w:tcPr>
          <w:p w14:paraId="0C9113B9" w14:textId="1B950CA9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Vaikų skaičius iki 6 m.</w:t>
            </w:r>
          </w:p>
        </w:tc>
        <w:tc>
          <w:tcPr>
            <w:tcW w:w="1623" w:type="dxa"/>
            <w:vAlign w:val="center"/>
          </w:tcPr>
          <w:p w14:paraId="34AE4D04" w14:textId="40136FE8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Prestižo lygis</w:t>
            </w:r>
          </w:p>
        </w:tc>
        <w:tc>
          <w:tcPr>
            <w:tcW w:w="1623" w:type="dxa"/>
            <w:vAlign w:val="center"/>
          </w:tcPr>
          <w:p w14:paraId="1DCD5DC2" w14:textId="44B9002E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Mentoriaus straipsnių skaičius</w:t>
            </w:r>
          </w:p>
        </w:tc>
      </w:tr>
      <w:tr w:rsidR="000748D1" w:rsidRPr="003F282C" w14:paraId="1DDF6CA9" w14:textId="77777777" w:rsidTr="00BA4B9D">
        <w:trPr>
          <w:trHeight w:val="315"/>
        </w:trPr>
        <w:tc>
          <w:tcPr>
            <w:tcW w:w="1622" w:type="dxa"/>
            <w:vAlign w:val="center"/>
          </w:tcPr>
          <w:p w14:paraId="48515347" w14:textId="55ABEF8E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b/>
                <w:sz w:val="24"/>
                <w:szCs w:val="24"/>
                <w:lang w:val="lt-LT"/>
              </w:rPr>
              <w:t>VIF</w:t>
            </w:r>
          </w:p>
        </w:tc>
        <w:tc>
          <w:tcPr>
            <w:tcW w:w="1622" w:type="dxa"/>
            <w:vAlign w:val="center"/>
          </w:tcPr>
          <w:p w14:paraId="72F4A587" w14:textId="788FA27E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1,118</w:t>
            </w:r>
          </w:p>
        </w:tc>
        <w:tc>
          <w:tcPr>
            <w:tcW w:w="1622" w:type="dxa"/>
            <w:vAlign w:val="center"/>
          </w:tcPr>
          <w:p w14:paraId="2E7F2AF9" w14:textId="39849585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1,291</w:t>
            </w:r>
          </w:p>
        </w:tc>
        <w:tc>
          <w:tcPr>
            <w:tcW w:w="1623" w:type="dxa"/>
            <w:vAlign w:val="center"/>
          </w:tcPr>
          <w:p w14:paraId="5FA060E8" w14:textId="043FE7C1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1,306</w:t>
            </w:r>
          </w:p>
        </w:tc>
        <w:tc>
          <w:tcPr>
            <w:tcW w:w="1623" w:type="dxa"/>
            <w:vAlign w:val="center"/>
          </w:tcPr>
          <w:p w14:paraId="26B284F1" w14:textId="292F86FB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1,104</w:t>
            </w:r>
          </w:p>
        </w:tc>
        <w:tc>
          <w:tcPr>
            <w:tcW w:w="1623" w:type="dxa"/>
            <w:vAlign w:val="center"/>
          </w:tcPr>
          <w:p w14:paraId="29A2D12B" w14:textId="213AB40C" w:rsidR="000748D1" w:rsidRPr="003F282C" w:rsidRDefault="000748D1" w:rsidP="00B53348">
            <w:pPr>
              <w:spacing w:line="360" w:lineRule="auto"/>
              <w:jc w:val="center"/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1,104</w:t>
            </w:r>
          </w:p>
        </w:tc>
      </w:tr>
    </w:tbl>
    <w:p w14:paraId="25C67263" w14:textId="784BBB67" w:rsidR="000F3860" w:rsidRPr="003F282C" w:rsidRDefault="000F3860" w:rsidP="00F144D2">
      <w:pPr>
        <w:rPr>
          <w:rFonts w:eastAsiaTheme="minorEastAsia"/>
          <w:lang w:val="lt-LT"/>
        </w:rPr>
      </w:pPr>
    </w:p>
    <w:p w14:paraId="0C614D17" w14:textId="09DBFBAF" w:rsidR="000748D1" w:rsidRPr="003F282C" w:rsidRDefault="000748D1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Iš (</w: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begin"/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instrText xml:space="preserve"> REF _Ref130050722 \h  \* MERGEFORMAT </w:instrTex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7 lentelė</w:t>
      </w:r>
      <w:r w:rsidR="00F17CCA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fldChar w:fldCharType="end"/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) matome, jog visų </w:t>
      </w:r>
      <w:proofErr w:type="spellStart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kovariančių</w:t>
      </w:r>
      <w:proofErr w:type="spellEnd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VIF koeficientai neviršija 4, tai galime teigti, jog </w:t>
      </w:r>
      <w:proofErr w:type="spellStart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multikolinearumo</w:t>
      </w:r>
      <w:proofErr w:type="spellEnd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problemos neturime.</w:t>
      </w:r>
    </w:p>
    <w:p w14:paraId="0591A6D8" w14:textId="1842B722" w:rsidR="001C64E5" w:rsidRPr="003F282C" w:rsidRDefault="001C64E5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Kadangi mo</w:t>
      </w:r>
      <w:r w:rsidR="00D0345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de</w:t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lio prielaidos patenkintos</w:t>
      </w:r>
      <w:r w:rsidR="007023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</w:t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nagrinėsime</w:t>
      </w:r>
      <w:r w:rsidR="007023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ar neigiamame binominiame modelyje yra bent viena reikšminga </w:t>
      </w:r>
      <w:proofErr w:type="spellStart"/>
      <w:r w:rsidR="007023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kovariantė</w:t>
      </w:r>
      <w:proofErr w:type="spellEnd"/>
      <w:r w:rsidR="007023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, pasinaudodami tikėtinumo santykio kriterijumi. </w:t>
      </w:r>
      <w:r w:rsidR="00744E7C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Tikrinsi</w:t>
      </w:r>
      <w:r w:rsidR="00405E75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me hipotezę:</w:t>
      </w:r>
    </w:p>
    <w:p w14:paraId="3EC690CE" w14:textId="0999D7D2" w:rsidR="00405E75" w:rsidRPr="003F282C" w:rsidRDefault="006D611F" w:rsidP="00BA4B9D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lt-LT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ajorBidi"/>
                      <w:i/>
                      <w:sz w:val="24"/>
                      <w:szCs w:val="24"/>
                      <w:lang w:val="lt-LT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: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6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4"/>
                          <w:szCs w:val="24"/>
                          <w:lang w:val="lt-L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4"/>
                          <w:szCs w:val="24"/>
                          <w:lang w:val="lt-LT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ajorBidi"/>
                      <w:sz w:val="24"/>
                      <w:szCs w:val="24"/>
                      <w:lang w:val="lt-LT"/>
                    </w:rPr>
                    <m:t xml:space="preserve">:bent viena lygybė neteisinga      </m:t>
                  </m:r>
                </m:e>
              </m:eqArr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.</m:t>
              </m:r>
            </m:e>
          </m:d>
        </m:oMath>
      </m:oMathPara>
    </w:p>
    <w:p w14:paraId="6DF942DE" w14:textId="21B8637E" w:rsidR="00B762B4" w:rsidRPr="003F282C" w:rsidRDefault="00B762B4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Gavome p </w:t>
      </w:r>
      <w:r w:rsidR="00B91E7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reikšmę =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>4,372×</m:t>
        </m:r>
        <m:sSup>
          <m:sSupPr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  <w:lang w:val="lt-LT"/>
              </w:rPr>
            </m:ctrlPr>
          </m:sSupPr>
          <m:e>
            <m:r>
              <w:rPr>
                <w:rFonts w:ascii="Cambria Math" w:eastAsiaTheme="minorEastAsia" w:hAnsi="Cambria Math" w:cstheme="majorBidi"/>
                <w:sz w:val="24"/>
                <w:szCs w:val="24"/>
                <w:lang w:val="lt-LT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  <w:sz w:val="24"/>
                <w:szCs w:val="24"/>
                <w:lang w:val="lt-LT"/>
              </w:rPr>
              <m:t>-13</m:t>
            </m:r>
          </m:sup>
        </m:sSup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 xml:space="preserve">&lt;0,05 </m:t>
        </m:r>
      </m:oMath>
      <w:r w:rsidR="00B91E7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 = reikšmingumo lygmuo, tai nulinę hipotezę atmetame, t. y. modelyje turime bent vieną reikšmingą </w:t>
      </w:r>
      <w:proofErr w:type="spellStart"/>
      <w:r w:rsidR="00B91E7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kovariantę</w:t>
      </w:r>
      <w:proofErr w:type="spellEnd"/>
      <w:r w:rsidR="00B91E7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.</w:t>
      </w:r>
    </w:p>
    <w:p w14:paraId="39CD8D13" w14:textId="033293F8" w:rsidR="00D91705" w:rsidRPr="003F282C" w:rsidRDefault="00D91705" w:rsidP="00BA4B9D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Toliau pasižiūrime gauto modelio</w:t>
      </w:r>
      <w:r w:rsidR="00850591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santrauką.</w:t>
      </w:r>
    </w:p>
    <w:p w14:paraId="4BD45C22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lastRenderedPageBreak/>
        <w:t>Call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</w:p>
    <w:p w14:paraId="2CDF7293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glm.nb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formula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~ ., data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train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,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init.theta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2.448682202, </w:t>
      </w:r>
    </w:p>
    <w:p w14:paraId="601F309B" w14:textId="040E8E86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link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log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)</w:t>
      </w:r>
    </w:p>
    <w:p w14:paraId="279891B6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</w:t>
      </w:r>
    </w:p>
    <w:p w14:paraId="231AC012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Min       1Q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Median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3Q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Max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</w:t>
      </w:r>
    </w:p>
    <w:p w14:paraId="4BAC350B" w14:textId="013AB454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-2.1149  -1.3614  -0.2745   0.4626   3.2887  </w:t>
      </w:r>
    </w:p>
    <w:p w14:paraId="287BC183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Coefficients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</w:p>
    <w:p w14:paraId="2EBB8240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Estimate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Error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z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value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(&gt;|z|)    </w:t>
      </w:r>
    </w:p>
    <w:p w14:paraId="6A80ABE9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Intercept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)  0.125413   0.144292   0.869  0.38476    </w:t>
      </w:r>
    </w:p>
    <w:p w14:paraId="6550019A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gendermale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0.267645   0.085153   3.143  0.00167 ** </w:t>
      </w:r>
    </w:p>
    <w:p w14:paraId="495A69BB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marriedno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-0.162794   0.096261  -1.691  0.09080 .  </w:t>
      </w:r>
    </w:p>
    <w:p w14:paraId="2C96FD48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-0.126604   0.060206  -2.103  0.03548 *  </w:t>
      </w:r>
    </w:p>
    <w:p w14:paraId="377F7E89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0.028548   0.042438   0.673  0.50114    </w:t>
      </w:r>
    </w:p>
    <w:p w14:paraId="31261D45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0.026952   0.003827   7.042  1.9e-12 ***</w:t>
      </w:r>
    </w:p>
    <w:p w14:paraId="1E3DAF31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---</w:t>
      </w:r>
    </w:p>
    <w:p w14:paraId="494EA5AA" w14:textId="48E6DFF6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Signif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codes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 0 ‘***’ 0.001 ‘**’ 0.01 ‘*’ 0.05 ‘.’ 0.1 ‘ ’ 1</w:t>
      </w:r>
    </w:p>
    <w:p w14:paraId="63AD1F56" w14:textId="410C7416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Dispersion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parameter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Negative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Binomial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(2.4487)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family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taken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to be 1)</w:t>
      </w:r>
    </w:p>
    <w:p w14:paraId="0398112B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785.52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648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freedom</w:t>
      </w:r>
      <w:proofErr w:type="spellEnd"/>
    </w:p>
    <w:p w14:paraId="7BD759D0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714.27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643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freedom</w:t>
      </w:r>
      <w:proofErr w:type="spellEnd"/>
    </w:p>
    <w:p w14:paraId="257C1251" w14:textId="575027EA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AIC: 2232.2</w:t>
      </w:r>
    </w:p>
    <w:p w14:paraId="6E6C8DB6" w14:textId="21B74CC5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Number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Fisher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Scoring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iterations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1</w:t>
      </w:r>
    </w:p>
    <w:p w14:paraId="558583F7" w14:textId="77777777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Theta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 2.449 </w:t>
      </w:r>
    </w:p>
    <w:p w14:paraId="6B0CA6C6" w14:textId="1008E6E1" w:rsidR="00D91705" w:rsidRPr="003F282C" w:rsidRDefault="00D91705" w:rsidP="00D91705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. Err.:  0.361</w:t>
      </w:r>
    </w:p>
    <w:p w14:paraId="63710D61" w14:textId="7782D543" w:rsidR="00FB7708" w:rsidRPr="003F282C" w:rsidRDefault="00850591" w:rsidP="001308E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Matome, jog beveik vi</w:t>
      </w:r>
      <w:r w:rsidR="001308E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s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os </w:t>
      </w:r>
      <w:proofErr w:type="spellStart"/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kovariantės</w:t>
      </w:r>
      <w:proofErr w:type="spellEnd"/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išskyrus prestižo lygmenį yra reikšmingos, kai reikšmingumo lygmuo yra 0,1. </w:t>
      </w:r>
    </w:p>
    <w:p w14:paraId="41ADAF7D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Start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 AIC=2230.2</w:t>
      </w:r>
    </w:p>
    <w:p w14:paraId="7F7EB09A" w14:textId="4D4E1D4B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~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</w:p>
    <w:p w14:paraId="3A4A0FE9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AIC</w:t>
      </w:r>
    </w:p>
    <w:p w14:paraId="4651432C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1 2228.7</w:t>
      </w:r>
    </w:p>
    <w:p w14:paraId="368ACD8B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&lt;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none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&gt;        2230.2</w:t>
      </w:r>
    </w:p>
    <w:p w14:paraId="05FC302E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1 2231.1</w:t>
      </w:r>
    </w:p>
    <w:p w14:paraId="36D110A8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1 2232.6</w:t>
      </w:r>
    </w:p>
    <w:p w14:paraId="0D78BC80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1 2238.0</w:t>
      </w:r>
    </w:p>
    <w:p w14:paraId="2AE74B74" w14:textId="0886832D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lastRenderedPageBreak/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1 2272.5</w:t>
      </w:r>
    </w:p>
    <w:p w14:paraId="06465EA9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Step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 AIC=2228.65</w:t>
      </w:r>
    </w:p>
    <w:p w14:paraId="20431048" w14:textId="284E5CC3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~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</w:p>
    <w:p w14:paraId="47D44DDB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AIC</w:t>
      </w:r>
    </w:p>
    <w:p w14:paraId="36BBB123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&lt;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none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&gt;        2228.7</w:t>
      </w:r>
    </w:p>
    <w:p w14:paraId="598758BD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1 2229.3</w:t>
      </w:r>
    </w:p>
    <w:p w14:paraId="38644060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1 2230.2</w:t>
      </w:r>
    </w:p>
    <w:p w14:paraId="7906640F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1 2231.1</w:t>
      </w:r>
    </w:p>
    <w:p w14:paraId="053994B4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1 2236.6</w:t>
      </w:r>
    </w:p>
    <w:p w14:paraId="66817055" w14:textId="5BBC5C7E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1 2275.8</w:t>
      </w:r>
    </w:p>
    <w:p w14:paraId="0EBF6298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Call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glm.nb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formula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~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, </w:t>
      </w:r>
    </w:p>
    <w:p w14:paraId="3AD2CAAB" w14:textId="01A09DAB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data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train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,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init.theta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2.447871346, link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log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)</w:t>
      </w:r>
    </w:p>
    <w:p w14:paraId="43B5E8A0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Coefficients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</w:p>
    <w:p w14:paraId="34AA082F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Intercept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)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gendermale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marriedno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</w:t>
      </w:r>
    </w:p>
    <w:p w14:paraId="3DB5A9AC" w14:textId="21E6022D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0.20452      0.26947     -0.15466     -0.12665      0.02761  </w:t>
      </w:r>
    </w:p>
    <w:p w14:paraId="7D3B09F7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Freedom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648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Total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i.e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);  644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</w:t>
      </w:r>
      <w:proofErr w:type="spellEnd"/>
    </w:p>
    <w:p w14:paraId="5CFA4ACE" w14:textId="77777777" w:rsidR="00D3237C" w:rsidRPr="003F282C" w:rsidRDefault="00D3237C" w:rsidP="00D3237C">
      <w:pPr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ab/>
        <w:t xml:space="preserve">    785.4 </w:t>
      </w:r>
    </w:p>
    <w:p w14:paraId="48BB8703" w14:textId="0914A744" w:rsidR="00D3237C" w:rsidRPr="003F282C" w:rsidRDefault="00D3237C" w:rsidP="001308E2">
      <w:pPr>
        <w:spacing w:line="360" w:lineRule="auto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714.6 </w:t>
      </w: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ab/>
        <w:t>AIC: 2231</w:t>
      </w:r>
    </w:p>
    <w:p w14:paraId="1B404E1B" w14:textId="0FEE4D52" w:rsidR="00FB7708" w:rsidRPr="003F282C" w:rsidRDefault="00FB7708" w:rsidP="001308E2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Pritaikius </w:t>
      </w:r>
      <w:proofErr w:type="spellStart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pažingsninę</w:t>
      </w:r>
      <w:proofErr w:type="spellEnd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regresiją, modelyje</w:t>
      </w:r>
      <w:r w:rsidR="005062E2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išmetame prestižo </w:t>
      </w:r>
      <w:proofErr w:type="spellStart"/>
      <w:r w:rsidR="005062E2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kovariantę</w:t>
      </w:r>
      <w:proofErr w:type="spellEnd"/>
      <w:r w:rsidR="00464029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.</w:t>
      </w:r>
    </w:p>
    <w:p w14:paraId="4418F584" w14:textId="290C6CEF" w:rsidR="00D3237C" w:rsidRPr="003F282C" w:rsidRDefault="00CD7778" w:rsidP="001308E2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Gauto modelio AIC ir BIC koeficientai atitinkamai yra </w:t>
      </w:r>
      <w:r w:rsidR="00A1553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2230,652 ir 2257,504. Liekanų deviacijos ir liekanų laisvės laipsnių santykio rodiklis yra 1,11</w:t>
      </w:r>
      <w:r w:rsidR="0012467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.</w:t>
      </w:r>
      <w:r w:rsidR="000C10DC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  <w:r w:rsidR="00124670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Šis rodiklis</w:t>
      </w:r>
      <w:r w:rsidR="000C10DC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  <w:r w:rsidR="00D5186C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turi priklausyti intervalui [0,7; 1,3], kad galėtumėme teigti, jog modelis tinka nagrinėjamiems duomenims.</w:t>
      </w:r>
      <w:r w:rsidR="00B1234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  <w:proofErr w:type="spellStart"/>
      <w:r w:rsidR="00B1234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Pseudo</w:t>
      </w:r>
      <w:proofErr w:type="spellEnd"/>
      <w:r w:rsidR="00B1234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R kva</w:t>
      </w:r>
      <w:r w:rsidR="001308E2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d</w:t>
      </w:r>
      <w:r w:rsidR="00B1234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rato reikšmė </w:t>
      </w:r>
      <w:r w:rsidR="00C01AA2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yra:</w:t>
      </w:r>
    </w:p>
    <w:p w14:paraId="133DDD7F" w14:textId="05977321" w:rsidR="00C01AA2" w:rsidRPr="003F282C" w:rsidRDefault="006D611F" w:rsidP="001308E2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lt-LT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R</m:t>
              </m:r>
            </m:e>
            <m:sup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  <w:sz w:val="24"/>
              <w:szCs w:val="24"/>
              <w:lang w:val="lt-LT"/>
            </w:rPr>
            <m:t xml:space="preserve">=1- 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lt-LT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liekanų deviacija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nulinė deviacija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  <w:lang w:val="lt-LT"/>
            </w:rPr>
            <m:t xml:space="preserve"> =0,09.</m:t>
          </m:r>
        </m:oMath>
      </m:oMathPara>
    </w:p>
    <w:p w14:paraId="45BFD285" w14:textId="5F135A46" w:rsidR="00FB7708" w:rsidRPr="003F282C" w:rsidRDefault="00F5497D" w:rsidP="0096438A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Ši reikšmė yra n</w:t>
      </w:r>
      <w:r w:rsidR="00321B51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edidelė, nelabai tinkama prognozavimui</w:t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.</w:t>
      </w:r>
      <w:r w:rsidR="00D04D23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  <w:r w:rsidR="005A26B7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Taip pat buvo gautas </w:t>
      </w:r>
      <m:oMath>
        <m:r>
          <w:rPr>
            <w:rFonts w:ascii="Cambria Math" w:eastAsiaTheme="minorEastAsia" w:hAnsi="Cambria Math" w:cstheme="majorBidi"/>
            <w:sz w:val="24"/>
            <w:szCs w:val="24"/>
            <w:lang w:val="lt-LT"/>
          </w:rPr>
          <m:t>α</m:t>
        </m:r>
      </m:oMath>
      <w:r w:rsidR="005A26B7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įvertis</w:t>
      </w:r>
      <w:r w:rsidR="00717CE3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:</w:t>
      </w:r>
    </w:p>
    <w:p w14:paraId="42F4BECB" w14:textId="2D9B8FCE" w:rsidR="00FB35A8" w:rsidRPr="003F282C" w:rsidRDefault="0001329D" w:rsidP="001308E2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m:oMathPara>
        <m:oMath>
          <m:r>
            <w:rPr>
              <w:rFonts w:ascii="Cambria Math" w:eastAsiaTheme="minorEastAsia" w:hAnsi="Cambria Math" w:cstheme="majorBidi"/>
              <w:sz w:val="24"/>
              <w:szCs w:val="24"/>
              <w:lang w:val="lt-LT"/>
            </w:rPr>
            <m:t xml:space="preserve">α = 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4"/>
                  <w:szCs w:val="24"/>
                  <w:lang w:val="lt-LT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ajorBidi"/>
                  <w:sz w:val="24"/>
                  <w:szCs w:val="24"/>
                  <w:lang w:val="lt-LT"/>
                </w:rPr>
                <m:t>θ</m:t>
              </m:r>
            </m:den>
          </m:f>
          <m:r>
            <w:rPr>
              <w:rFonts w:ascii="Cambria Math" w:eastAsiaTheme="minorEastAsia" w:hAnsi="Cambria Math" w:cstheme="majorBidi"/>
              <w:sz w:val="24"/>
              <w:szCs w:val="24"/>
              <w:lang w:val="lt-LT"/>
            </w:rPr>
            <m:t>=0,409.</m:t>
          </m:r>
        </m:oMath>
      </m:oMathPara>
    </w:p>
    <w:p w14:paraId="74B5D374" w14:textId="0F187AA7" w:rsidR="00C30A74" w:rsidRPr="003F282C" w:rsidRDefault="00A950C2" w:rsidP="001308E2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Suskaičiavome</w:t>
      </w:r>
      <w:r w:rsidR="009C0C26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tikėtinus ir esamus dažnius.</w:t>
      </w:r>
    </w:p>
    <w:bookmarkStart w:id="14" w:name="_Ref130050894"/>
    <w:p w14:paraId="6293A215" w14:textId="7925835B" w:rsidR="00936A36" w:rsidRPr="003F282C" w:rsidRDefault="00936A36" w:rsidP="00936A36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lastRenderedPageBreak/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8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4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Tikėtini ir esami dažniai mokymo duomenims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0"/>
        <w:gridCol w:w="642"/>
        <w:gridCol w:w="644"/>
        <w:gridCol w:w="644"/>
        <w:gridCol w:w="626"/>
        <w:gridCol w:w="626"/>
        <w:gridCol w:w="626"/>
        <w:gridCol w:w="626"/>
        <w:gridCol w:w="607"/>
        <w:gridCol w:w="572"/>
        <w:gridCol w:w="572"/>
        <w:gridCol w:w="605"/>
        <w:gridCol w:w="605"/>
        <w:gridCol w:w="640"/>
        <w:gridCol w:w="613"/>
      </w:tblGrid>
      <w:tr w:rsidR="00C30A74" w:rsidRPr="003F282C" w14:paraId="560059BD" w14:textId="32CBE69B" w:rsidTr="00936A36">
        <w:tc>
          <w:tcPr>
            <w:tcW w:w="103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1C3919CB" w14:textId="77777777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</w:p>
        </w:tc>
        <w:tc>
          <w:tcPr>
            <w:tcW w:w="642" w:type="dxa"/>
            <w:vAlign w:val="center"/>
          </w:tcPr>
          <w:p w14:paraId="559F4754" w14:textId="6600E8B1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</w:t>
            </w:r>
          </w:p>
        </w:tc>
        <w:tc>
          <w:tcPr>
            <w:tcW w:w="644" w:type="dxa"/>
            <w:vAlign w:val="center"/>
          </w:tcPr>
          <w:p w14:paraId="5A803F66" w14:textId="4BEBC177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44" w:type="dxa"/>
            <w:vAlign w:val="center"/>
          </w:tcPr>
          <w:p w14:paraId="050D1CC0" w14:textId="2E69D30A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626" w:type="dxa"/>
            <w:vAlign w:val="center"/>
          </w:tcPr>
          <w:p w14:paraId="6314AC6B" w14:textId="2CD1F42F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3</w:t>
            </w:r>
          </w:p>
        </w:tc>
        <w:tc>
          <w:tcPr>
            <w:tcW w:w="626" w:type="dxa"/>
            <w:vAlign w:val="center"/>
          </w:tcPr>
          <w:p w14:paraId="2B276754" w14:textId="0D9188D7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</w:t>
            </w:r>
          </w:p>
        </w:tc>
        <w:tc>
          <w:tcPr>
            <w:tcW w:w="626" w:type="dxa"/>
            <w:vAlign w:val="center"/>
          </w:tcPr>
          <w:p w14:paraId="21B3CEEB" w14:textId="233B6AD0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5</w:t>
            </w:r>
          </w:p>
        </w:tc>
        <w:tc>
          <w:tcPr>
            <w:tcW w:w="626" w:type="dxa"/>
            <w:vAlign w:val="center"/>
          </w:tcPr>
          <w:p w14:paraId="0A15D934" w14:textId="397D64B6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6</w:t>
            </w:r>
          </w:p>
        </w:tc>
        <w:tc>
          <w:tcPr>
            <w:tcW w:w="607" w:type="dxa"/>
            <w:vAlign w:val="center"/>
          </w:tcPr>
          <w:p w14:paraId="033A4C7A" w14:textId="1A8D67F8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</w:t>
            </w:r>
          </w:p>
        </w:tc>
        <w:tc>
          <w:tcPr>
            <w:tcW w:w="572" w:type="dxa"/>
            <w:vAlign w:val="center"/>
          </w:tcPr>
          <w:p w14:paraId="319AFAD0" w14:textId="4AEB4460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8</w:t>
            </w:r>
          </w:p>
        </w:tc>
        <w:tc>
          <w:tcPr>
            <w:tcW w:w="572" w:type="dxa"/>
            <w:vAlign w:val="center"/>
          </w:tcPr>
          <w:p w14:paraId="61344884" w14:textId="3EAAFEA7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9</w:t>
            </w:r>
          </w:p>
        </w:tc>
        <w:tc>
          <w:tcPr>
            <w:tcW w:w="605" w:type="dxa"/>
            <w:vAlign w:val="center"/>
          </w:tcPr>
          <w:p w14:paraId="0996E0CA" w14:textId="08749739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10</w:t>
            </w:r>
          </w:p>
        </w:tc>
        <w:tc>
          <w:tcPr>
            <w:tcW w:w="605" w:type="dxa"/>
            <w:vAlign w:val="center"/>
          </w:tcPr>
          <w:p w14:paraId="7C0737CE" w14:textId="7BF8EFBB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11</w:t>
            </w:r>
          </w:p>
        </w:tc>
        <w:tc>
          <w:tcPr>
            <w:tcW w:w="640" w:type="dxa"/>
            <w:vAlign w:val="center"/>
          </w:tcPr>
          <w:p w14:paraId="6E949AB7" w14:textId="606B52E0" w:rsidR="008C0E39" w:rsidRPr="003F282C" w:rsidRDefault="008C0E39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</w:t>
            </w:r>
          </w:p>
        </w:tc>
        <w:tc>
          <w:tcPr>
            <w:tcW w:w="613" w:type="dxa"/>
            <w:vAlign w:val="center"/>
          </w:tcPr>
          <w:p w14:paraId="535AA957" w14:textId="011B30E2" w:rsidR="008C0E39" w:rsidRPr="003F282C" w:rsidRDefault="009F141A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16</w:t>
            </w:r>
          </w:p>
        </w:tc>
      </w:tr>
      <w:tr w:rsidR="00C30A74" w:rsidRPr="003F282C" w14:paraId="0FC6D598" w14:textId="6F9029CE" w:rsidTr="00936A36">
        <w:tc>
          <w:tcPr>
            <w:tcW w:w="1030" w:type="dxa"/>
            <w:vAlign w:val="center"/>
          </w:tcPr>
          <w:p w14:paraId="667F90C8" w14:textId="43800A45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Esami dažniai</w:t>
            </w:r>
          </w:p>
        </w:tc>
        <w:tc>
          <w:tcPr>
            <w:tcW w:w="642" w:type="dxa"/>
            <w:vAlign w:val="center"/>
          </w:tcPr>
          <w:p w14:paraId="46E242CA" w14:textId="27E4CA93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188</w:t>
            </w:r>
          </w:p>
        </w:tc>
        <w:tc>
          <w:tcPr>
            <w:tcW w:w="644" w:type="dxa"/>
            <w:vAlign w:val="center"/>
          </w:tcPr>
          <w:p w14:paraId="71291C11" w14:textId="02036341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182</w:t>
            </w:r>
          </w:p>
        </w:tc>
        <w:tc>
          <w:tcPr>
            <w:tcW w:w="644" w:type="dxa"/>
            <w:vAlign w:val="center"/>
          </w:tcPr>
          <w:p w14:paraId="5126AC77" w14:textId="4F5D2367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119</w:t>
            </w:r>
          </w:p>
        </w:tc>
        <w:tc>
          <w:tcPr>
            <w:tcW w:w="626" w:type="dxa"/>
            <w:vAlign w:val="center"/>
          </w:tcPr>
          <w:p w14:paraId="53B32779" w14:textId="5A9A4E13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63</w:t>
            </w:r>
          </w:p>
        </w:tc>
        <w:tc>
          <w:tcPr>
            <w:tcW w:w="626" w:type="dxa"/>
            <w:vAlign w:val="center"/>
          </w:tcPr>
          <w:p w14:paraId="1AFE296C" w14:textId="05B2AAF1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55</w:t>
            </w:r>
          </w:p>
        </w:tc>
        <w:tc>
          <w:tcPr>
            <w:tcW w:w="626" w:type="dxa"/>
            <w:vAlign w:val="center"/>
          </w:tcPr>
          <w:p w14:paraId="2387CD42" w14:textId="6EFE6337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16</w:t>
            </w:r>
          </w:p>
        </w:tc>
        <w:tc>
          <w:tcPr>
            <w:tcW w:w="626" w:type="dxa"/>
            <w:vAlign w:val="center"/>
          </w:tcPr>
          <w:p w14:paraId="2BDA1938" w14:textId="6A4DE3C5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10</w:t>
            </w:r>
          </w:p>
        </w:tc>
        <w:tc>
          <w:tcPr>
            <w:tcW w:w="607" w:type="dxa"/>
            <w:vAlign w:val="center"/>
          </w:tcPr>
          <w:p w14:paraId="690654AE" w14:textId="4927DAAD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9</w:t>
            </w:r>
          </w:p>
        </w:tc>
        <w:tc>
          <w:tcPr>
            <w:tcW w:w="572" w:type="dxa"/>
            <w:vAlign w:val="center"/>
          </w:tcPr>
          <w:p w14:paraId="3C248A9A" w14:textId="18FCFE16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572" w:type="dxa"/>
            <w:vAlign w:val="center"/>
          </w:tcPr>
          <w:p w14:paraId="6BAA3136" w14:textId="3CAC404C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605" w:type="dxa"/>
            <w:vAlign w:val="center"/>
          </w:tcPr>
          <w:p w14:paraId="42E17CB1" w14:textId="372B8731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05" w:type="dxa"/>
            <w:vAlign w:val="center"/>
          </w:tcPr>
          <w:p w14:paraId="206E0BE4" w14:textId="1BEE25A4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40" w:type="dxa"/>
            <w:vAlign w:val="center"/>
          </w:tcPr>
          <w:p w14:paraId="32EB8129" w14:textId="1A26B8F5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13" w:type="dxa"/>
            <w:vAlign w:val="center"/>
          </w:tcPr>
          <w:p w14:paraId="08A0BD26" w14:textId="5A924134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</w:tr>
      <w:tr w:rsidR="00C30A74" w:rsidRPr="003F282C" w14:paraId="7BD48744" w14:textId="65907708" w:rsidTr="00936A36">
        <w:tc>
          <w:tcPr>
            <w:tcW w:w="1030" w:type="dxa"/>
            <w:vAlign w:val="center"/>
          </w:tcPr>
          <w:p w14:paraId="59FCD792" w14:textId="1F7D506E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Tikėtini dažniai</w:t>
            </w:r>
          </w:p>
        </w:tc>
        <w:tc>
          <w:tcPr>
            <w:tcW w:w="642" w:type="dxa"/>
            <w:vAlign w:val="center"/>
          </w:tcPr>
          <w:p w14:paraId="53E6F473" w14:textId="36484C8E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191</w:t>
            </w:r>
          </w:p>
        </w:tc>
        <w:tc>
          <w:tcPr>
            <w:tcW w:w="644" w:type="dxa"/>
            <w:vAlign w:val="center"/>
          </w:tcPr>
          <w:p w14:paraId="5E3CB5A5" w14:textId="3BA5B3A2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178</w:t>
            </w:r>
          </w:p>
        </w:tc>
        <w:tc>
          <w:tcPr>
            <w:tcW w:w="644" w:type="dxa"/>
            <w:vAlign w:val="center"/>
          </w:tcPr>
          <w:p w14:paraId="5A115AEC" w14:textId="77F23EA6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120</w:t>
            </w:r>
          </w:p>
        </w:tc>
        <w:tc>
          <w:tcPr>
            <w:tcW w:w="626" w:type="dxa"/>
            <w:vAlign w:val="center"/>
          </w:tcPr>
          <w:p w14:paraId="66DA03B9" w14:textId="5E3539BC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71</w:t>
            </w:r>
          </w:p>
        </w:tc>
        <w:tc>
          <w:tcPr>
            <w:tcW w:w="626" w:type="dxa"/>
            <w:vAlign w:val="center"/>
          </w:tcPr>
          <w:p w14:paraId="54CDB0F0" w14:textId="59DB9DF6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40</w:t>
            </w:r>
          </w:p>
        </w:tc>
        <w:tc>
          <w:tcPr>
            <w:tcW w:w="626" w:type="dxa"/>
            <w:vAlign w:val="center"/>
          </w:tcPr>
          <w:p w14:paraId="7209D421" w14:textId="3548AD84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</w:t>
            </w:r>
          </w:p>
        </w:tc>
        <w:tc>
          <w:tcPr>
            <w:tcW w:w="626" w:type="dxa"/>
            <w:vAlign w:val="center"/>
          </w:tcPr>
          <w:p w14:paraId="7E1BFA3C" w14:textId="5C89C860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</w:t>
            </w:r>
          </w:p>
        </w:tc>
        <w:tc>
          <w:tcPr>
            <w:tcW w:w="607" w:type="dxa"/>
            <w:vAlign w:val="center"/>
          </w:tcPr>
          <w:p w14:paraId="125BC091" w14:textId="2CD9005D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</w:t>
            </w:r>
          </w:p>
        </w:tc>
        <w:tc>
          <w:tcPr>
            <w:tcW w:w="572" w:type="dxa"/>
            <w:vAlign w:val="center"/>
          </w:tcPr>
          <w:p w14:paraId="570EA94F" w14:textId="1BEFC26F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</w:t>
            </w:r>
          </w:p>
        </w:tc>
        <w:tc>
          <w:tcPr>
            <w:tcW w:w="572" w:type="dxa"/>
            <w:vAlign w:val="center"/>
          </w:tcPr>
          <w:p w14:paraId="65A8CC4F" w14:textId="5802DD36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605" w:type="dxa"/>
            <w:vAlign w:val="center"/>
          </w:tcPr>
          <w:p w14:paraId="0C1F8BB3" w14:textId="00ED4600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05" w:type="dxa"/>
            <w:vAlign w:val="center"/>
          </w:tcPr>
          <w:p w14:paraId="579AFB6C" w14:textId="29A31843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40" w:type="dxa"/>
            <w:vAlign w:val="center"/>
          </w:tcPr>
          <w:p w14:paraId="64F73C63" w14:textId="70E686E6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13" w:type="dxa"/>
            <w:vAlign w:val="center"/>
          </w:tcPr>
          <w:p w14:paraId="72334B1D" w14:textId="56D2129D" w:rsidR="008C0E39" w:rsidRPr="003F282C" w:rsidRDefault="00C30A74" w:rsidP="00B53348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</w:t>
            </w:r>
          </w:p>
        </w:tc>
      </w:tr>
    </w:tbl>
    <w:p w14:paraId="744322C6" w14:textId="7046A08D" w:rsidR="009C0C26" w:rsidRPr="003F282C" w:rsidRDefault="00C30A74" w:rsidP="001308E2">
      <w:pPr>
        <w:tabs>
          <w:tab w:val="left" w:pos="1716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</w:p>
    <w:p w14:paraId="1BA0503E" w14:textId="451436FF" w:rsidR="00F05E4A" w:rsidRPr="003F282C" w:rsidRDefault="000234DC" w:rsidP="001308E2">
      <w:pPr>
        <w:tabs>
          <w:tab w:val="left" w:pos="0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Iš </w:t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(</w:t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begin"/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instrText xml:space="preserve"> REF _Ref130050894 \h  \* MERGEFORMAT </w:instrText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8 lentelė</w:t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end"/>
      </w:r>
      <w:r w:rsidR="00BC2F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)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matome, jog modelis gerai</w:t>
      </w:r>
      <w:r w:rsidR="00F05E4A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prognozuoja visas galimas reikšmes su nedidele paklaida.</w:t>
      </w:r>
    </w:p>
    <w:bookmarkStart w:id="15" w:name="_Ref130050961"/>
    <w:p w14:paraId="3AB5DA67" w14:textId="56A8BB52" w:rsidR="00CE6916" w:rsidRPr="003F282C" w:rsidRDefault="00CE6916" w:rsidP="00CE6916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9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5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Koeficientai ir jų eksponentės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1828"/>
        <w:gridCol w:w="1873"/>
        <w:gridCol w:w="1852"/>
        <w:gridCol w:w="1887"/>
      </w:tblGrid>
      <w:tr w:rsidR="00B85B83" w:rsidRPr="003F282C" w14:paraId="223FEAF7" w14:textId="77777777" w:rsidTr="00CE6916">
        <w:tc>
          <w:tcPr>
            <w:tcW w:w="2238" w:type="dxa"/>
            <w:vAlign w:val="center"/>
          </w:tcPr>
          <w:p w14:paraId="1952A5DB" w14:textId="0BDD64D9" w:rsidR="00CB24AE" w:rsidRPr="003F282C" w:rsidRDefault="00CB24AE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proofErr w:type="spellStart"/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Kovariantė</w:t>
            </w:r>
            <w:proofErr w:type="spellEnd"/>
          </w:p>
        </w:tc>
        <w:tc>
          <w:tcPr>
            <w:tcW w:w="1828" w:type="dxa"/>
            <w:vAlign w:val="center"/>
          </w:tcPr>
          <w:p w14:paraId="12B173F1" w14:textId="2C29E9F3" w:rsidR="00CB24AE" w:rsidRPr="003F282C" w:rsidRDefault="007E6031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Lytis</w:t>
            </w:r>
            <w:r w:rsidR="003F3BF8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 xml:space="preserve"> vyras</w:t>
            </w:r>
          </w:p>
        </w:tc>
        <w:tc>
          <w:tcPr>
            <w:tcW w:w="1873" w:type="dxa"/>
            <w:vAlign w:val="center"/>
          </w:tcPr>
          <w:p w14:paraId="3CB9A391" w14:textId="663B9705" w:rsidR="00CB24AE" w:rsidRPr="003F282C" w:rsidRDefault="003F3BF8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Nevedęs / netekėjusi</w:t>
            </w:r>
          </w:p>
        </w:tc>
        <w:tc>
          <w:tcPr>
            <w:tcW w:w="1852" w:type="dxa"/>
            <w:vAlign w:val="center"/>
          </w:tcPr>
          <w:p w14:paraId="38C4C24D" w14:textId="27EDDF4F" w:rsidR="00CB24AE" w:rsidRPr="003F282C" w:rsidRDefault="00BE6442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Vaikų skaičius iki 6 m.</w:t>
            </w:r>
          </w:p>
        </w:tc>
        <w:tc>
          <w:tcPr>
            <w:tcW w:w="1887" w:type="dxa"/>
            <w:vAlign w:val="center"/>
          </w:tcPr>
          <w:p w14:paraId="6F5EC888" w14:textId="255D87C9" w:rsidR="00CB24AE" w:rsidRPr="003F282C" w:rsidRDefault="00B85B83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Mentoriaus išleis</w:t>
            </w:r>
            <w:r w:rsidR="006F4449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ti straipsniai</w:t>
            </w:r>
          </w:p>
        </w:tc>
      </w:tr>
      <w:tr w:rsidR="00B85B83" w:rsidRPr="003F282C" w14:paraId="46943F32" w14:textId="77777777" w:rsidTr="00CE6916">
        <w:tc>
          <w:tcPr>
            <w:tcW w:w="2238" w:type="dxa"/>
            <w:vAlign w:val="center"/>
          </w:tcPr>
          <w:p w14:paraId="0925CC64" w14:textId="789E6078" w:rsidR="00CB24AE" w:rsidRPr="003F282C" w:rsidRDefault="00CB24AE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Koeficientas</w:t>
            </w:r>
          </w:p>
        </w:tc>
        <w:tc>
          <w:tcPr>
            <w:tcW w:w="1828" w:type="dxa"/>
            <w:vAlign w:val="center"/>
          </w:tcPr>
          <w:p w14:paraId="0A1ED6D2" w14:textId="14F28DD5" w:rsidR="00CB24AE" w:rsidRPr="003F282C" w:rsidRDefault="006F4449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</w:t>
            </w:r>
            <w:r w:rsidR="00D875FD"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269</w:t>
            </w:r>
          </w:p>
        </w:tc>
        <w:tc>
          <w:tcPr>
            <w:tcW w:w="1873" w:type="dxa"/>
            <w:vAlign w:val="center"/>
          </w:tcPr>
          <w:p w14:paraId="5C23FC7F" w14:textId="2ED4C0C5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-0,155</w:t>
            </w:r>
          </w:p>
        </w:tc>
        <w:tc>
          <w:tcPr>
            <w:tcW w:w="1852" w:type="dxa"/>
            <w:vAlign w:val="center"/>
          </w:tcPr>
          <w:p w14:paraId="6B9A758B" w14:textId="2579F6A5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-0,127</w:t>
            </w:r>
          </w:p>
        </w:tc>
        <w:tc>
          <w:tcPr>
            <w:tcW w:w="1887" w:type="dxa"/>
            <w:vAlign w:val="center"/>
          </w:tcPr>
          <w:p w14:paraId="1F9C346F" w14:textId="599193ED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0,028</w:t>
            </w:r>
          </w:p>
        </w:tc>
      </w:tr>
      <w:tr w:rsidR="00B85B83" w:rsidRPr="003F282C" w14:paraId="009A4864" w14:textId="77777777" w:rsidTr="00CE6916">
        <w:tc>
          <w:tcPr>
            <w:tcW w:w="2238" w:type="dxa"/>
            <w:vAlign w:val="center"/>
          </w:tcPr>
          <w:p w14:paraId="404935D5" w14:textId="577D7585" w:rsidR="00CB24AE" w:rsidRPr="003F282C" w:rsidRDefault="0001329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lt-LT"/>
                  </w:rPr>
                  <m:t>Exp(koeficiento)</m:t>
                </m:r>
              </m:oMath>
            </m:oMathPara>
          </w:p>
        </w:tc>
        <w:tc>
          <w:tcPr>
            <w:tcW w:w="1828" w:type="dxa"/>
            <w:vAlign w:val="center"/>
          </w:tcPr>
          <w:p w14:paraId="53A30FF5" w14:textId="17A62A3D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1,309</w:t>
            </w:r>
          </w:p>
        </w:tc>
        <w:tc>
          <w:tcPr>
            <w:tcW w:w="1873" w:type="dxa"/>
            <w:vAlign w:val="center"/>
          </w:tcPr>
          <w:p w14:paraId="31A81334" w14:textId="54807C1A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0,857</w:t>
            </w:r>
          </w:p>
        </w:tc>
        <w:tc>
          <w:tcPr>
            <w:tcW w:w="1852" w:type="dxa"/>
            <w:vAlign w:val="center"/>
          </w:tcPr>
          <w:p w14:paraId="17F58CA2" w14:textId="19570642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0,881</w:t>
            </w:r>
          </w:p>
        </w:tc>
        <w:tc>
          <w:tcPr>
            <w:tcW w:w="1887" w:type="dxa"/>
            <w:vAlign w:val="center"/>
          </w:tcPr>
          <w:p w14:paraId="4220D50E" w14:textId="117977F7" w:rsidR="00CB24AE" w:rsidRPr="003F282C" w:rsidRDefault="00D875FD" w:rsidP="00363C6F">
            <w:pPr>
              <w:tabs>
                <w:tab w:val="left" w:pos="1716"/>
              </w:tabs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1,028</w:t>
            </w:r>
          </w:p>
        </w:tc>
      </w:tr>
    </w:tbl>
    <w:p w14:paraId="6ADF6507" w14:textId="77777777" w:rsidR="00CB24AE" w:rsidRPr="003F282C" w:rsidRDefault="00CB24AE" w:rsidP="00C30A74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</w:p>
    <w:p w14:paraId="0C736253" w14:textId="71BB458A" w:rsidR="00D875FD" w:rsidRPr="003F282C" w:rsidRDefault="00D875FD" w:rsidP="001308E2">
      <w:pPr>
        <w:tabs>
          <w:tab w:val="left" w:pos="0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Iš (</w:t>
      </w:r>
      <w:r w:rsidR="00D41FA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begin"/>
      </w:r>
      <w:r w:rsidR="00D41FA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instrText xml:space="preserve"> REF _Ref130050961 \h  \* MERGEFORMAT </w:instrText>
      </w:r>
      <w:r w:rsidR="00D41FA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</w:r>
      <w:r w:rsidR="00D41FA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9 lentelė</w:t>
      </w:r>
      <w:r w:rsidR="00D41FA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end"/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) matome, jog </w:t>
      </w:r>
      <w:r w:rsidR="006F42F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būnant vyru didėja išleistų straipsnių vidurkis nei būnant moterimi. </w:t>
      </w:r>
      <w:r w:rsidR="00310DE7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Jei </w:t>
      </w:r>
      <w:r w:rsidR="000F6FD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vyras </w:t>
      </w:r>
      <w:r w:rsidR="00AC6AB9">
        <w:rPr>
          <w:rFonts w:ascii="Times New Roman" w:eastAsiaTheme="minorEastAsia" w:hAnsi="Times New Roman" w:cs="Times New Roman"/>
          <w:sz w:val="24"/>
          <w:szCs w:val="24"/>
          <w:lang w:val="lt-LT"/>
        </w:rPr>
        <w:t>nevedęs</w:t>
      </w:r>
      <w:r w:rsidR="000F6FD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, moteris </w:t>
      </w:r>
      <w:r w:rsidR="00AC6AB9">
        <w:rPr>
          <w:rFonts w:ascii="Times New Roman" w:eastAsiaTheme="minorEastAsia" w:hAnsi="Times New Roman" w:cs="Times New Roman"/>
          <w:sz w:val="24"/>
          <w:szCs w:val="24"/>
          <w:lang w:val="lt-LT"/>
        </w:rPr>
        <w:t>netekėjusi</w:t>
      </w:r>
      <w:r w:rsidR="000F6FD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,</w:t>
      </w:r>
      <w:r w:rsidR="0059656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mažėja publikuotų straipsnių vidurkis</w:t>
      </w:r>
      <w:r w:rsidR="008A3C0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.</w:t>
      </w:r>
      <w:r w:rsidR="00962F6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Padid</w:t>
      </w:r>
      <w:r w:rsidR="00A533C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ėjus vaikų skaiči</w:t>
      </w:r>
      <w:r w:rsidR="00366A43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ui šeimoje </w:t>
      </w:r>
      <w:r w:rsidR="0000020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mažėja išleistų straipsnių vidurkis, o </w:t>
      </w:r>
      <w:r w:rsidR="001A62C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padidėjus mentoriaus išleistų straipsnių skaičiui padidėtų ir </w:t>
      </w:r>
      <w:r w:rsidR="004C7B4E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doktoranto išleistų straipsnių vidurkis. </w:t>
      </w:r>
      <w:r w:rsidR="0053589A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Norint pateikti detalesnę ir išsamesnę </w:t>
      </w:r>
      <w:r w:rsidR="00A94D2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modelio interpretaciją žiūrime į eksponentės reikšmes:</w:t>
      </w:r>
      <w:r w:rsidR="00107545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būnant vyru apie 31 proc</w:t>
      </w:r>
      <w:r w:rsidR="00976A7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. </w:t>
      </w:r>
      <w:r w:rsidR="008072E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padidėja</w:t>
      </w:r>
      <w:r w:rsidR="00976A7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išleistų straipsni</w:t>
      </w:r>
      <w:r w:rsidR="008072E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ų vidurkis, </w:t>
      </w:r>
      <w:r w:rsidR="00027798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o </w:t>
      </w:r>
      <w:r w:rsidR="00225CE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būnant nesusituokus</w:t>
      </w:r>
      <w:r w:rsidR="00902A0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apie 15</w:t>
      </w:r>
      <w:r w:rsidR="002D0DED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proc. </w:t>
      </w:r>
      <w:r w:rsidR="00F55AF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mažėja išleistų straipsnių vidurkis bei padid</w:t>
      </w:r>
      <w:r w:rsidR="00A94D2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ėjus</w:t>
      </w:r>
      <w:r w:rsidR="00326BEA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vaikų skaiči</w:t>
      </w:r>
      <w:r w:rsidR="00A94D2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ui</w:t>
      </w:r>
      <w:r w:rsidR="00326BEA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šeimoje vienu vienetu</w:t>
      </w:r>
      <w:r w:rsidR="00CD5122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apytiksliai 12 proc. </w:t>
      </w:r>
      <w:r w:rsidR="006740D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sumažėtų išleistų straipsnių vidurkis</w:t>
      </w:r>
      <w:r w:rsidR="00732CB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, o </w:t>
      </w:r>
      <w:r w:rsidR="00BA06B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padidinus vienu vienetu </w:t>
      </w:r>
      <w:r w:rsidR="00EC554C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išleistų </w:t>
      </w:r>
      <w:r w:rsidR="00420CFE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mentoriaus straipsnių skaičių 3 proc. Padidėtų doktorantų išleistų straipsnių vidurkis.</w:t>
      </w:r>
    </w:p>
    <w:p w14:paraId="01E1ACFF" w14:textId="639F8668" w:rsidR="00420CFE" w:rsidRPr="003F282C" w:rsidRDefault="00D41FA2" w:rsidP="00D41FA2">
      <w:pPr>
        <w:tabs>
          <w:tab w:val="left" w:pos="709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  <w:r w:rsidR="00163095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Taip pat pabandėme į modelį įtraukti sąveikų</w:t>
      </w:r>
      <w:r w:rsidR="00C12628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– radome statistiškai reikšmingą sąveiką tarp </w:t>
      </w:r>
      <w:r w:rsidR="003416E8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prestižo lygmens ir mentoriaus išleistų straipsnių</w:t>
      </w:r>
      <w:r w:rsidR="002D711E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.</w:t>
      </w:r>
      <w:r w:rsidR="0007671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Pritaikius </w:t>
      </w:r>
      <w:proofErr w:type="spellStart"/>
      <w:r w:rsidR="0007671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pažingsninę</w:t>
      </w:r>
      <w:proofErr w:type="spellEnd"/>
      <w:r w:rsidR="0007671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regresiją naujam modeliui gavome, jog yra paliekamos visos </w:t>
      </w:r>
      <w:proofErr w:type="spellStart"/>
      <w:r w:rsidR="0007671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kovariantės</w:t>
      </w:r>
      <w:proofErr w:type="spellEnd"/>
      <w:r w:rsidR="0007671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. </w:t>
      </w:r>
    </w:p>
    <w:p w14:paraId="6EB0219C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Call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</w:p>
    <w:p w14:paraId="76064838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glm.nb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formula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articles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~ . +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*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, data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train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, </w:t>
      </w:r>
    </w:p>
    <w:p w14:paraId="20CAD72A" w14:textId="0C13C465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init.theta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= 2.53544063, link =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log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)</w:t>
      </w:r>
    </w:p>
    <w:p w14:paraId="20AD3A08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</w:t>
      </w:r>
    </w:p>
    <w:p w14:paraId="3097FB3B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lastRenderedPageBreak/>
        <w:t xml:space="preserve">    Min       1Q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Median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3Q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Max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</w:t>
      </w:r>
    </w:p>
    <w:p w14:paraId="4918A3AA" w14:textId="43C572A0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-1.9983  -1.3486  -0.2705   0.4520   3.3100  </w:t>
      </w:r>
    </w:p>
    <w:p w14:paraId="514B8D38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Coefficients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</w:t>
      </w:r>
    </w:p>
    <w:p w14:paraId="5A757CBA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Estimate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Error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z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value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(&gt;|z|)    </w:t>
      </w:r>
    </w:p>
    <w:p w14:paraId="683ECE2C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Intercept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)     -0.200180   0.188499  -1.062 0.288250    </w:t>
      </w:r>
    </w:p>
    <w:p w14:paraId="4C786FAF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gendermale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0.286020   0.084813   3.372 0.000745 ***</w:t>
      </w:r>
    </w:p>
    <w:p w14:paraId="43617686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marriedno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-0.155262   0.095656  -1.623 0.104562    </w:t>
      </w:r>
    </w:p>
    <w:p w14:paraId="0D0CC661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kids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 -0.132220   0.060011  -2.203 0.027575 *  </w:t>
      </w:r>
    </w:p>
    <w:p w14:paraId="3E232698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0.128290   0.056012   2.290 0.021998 *  </w:t>
      </w:r>
    </w:p>
    <w:p w14:paraId="658C6743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0.061240   0.013161   4.653 3.27e-06 ***</w:t>
      </w:r>
    </w:p>
    <w:p w14:paraId="56627192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prestige:mentor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-0.010079   0.003694  -2.728 0.006367 ** </w:t>
      </w:r>
    </w:p>
    <w:p w14:paraId="19ABCE06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---</w:t>
      </w:r>
    </w:p>
    <w:p w14:paraId="28B28492" w14:textId="4CC0BF1F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Signif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codes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 0 ‘***’ 0.001 ‘**’ 0.01 ‘*’ 0.05 ‘.’ 0.1 ‘ ’ 1</w:t>
      </w:r>
    </w:p>
    <w:p w14:paraId="5725E084" w14:textId="094592EB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(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Dispersion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parameter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for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Negative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Binomial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(2.5354)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family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taken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to be 1)</w:t>
      </w:r>
    </w:p>
    <w:p w14:paraId="63231486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Null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794.37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648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freedom</w:t>
      </w:r>
      <w:proofErr w:type="spellEnd"/>
    </w:p>
    <w:p w14:paraId="53D73A16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Residual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deviance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715.27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on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642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degrees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freedom</w:t>
      </w:r>
      <w:proofErr w:type="spellEnd"/>
    </w:p>
    <w:p w14:paraId="561A2F41" w14:textId="0D05D90D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AIC: 2227.4</w:t>
      </w:r>
    </w:p>
    <w:p w14:paraId="33E043FB" w14:textId="2D1D7598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Number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of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Fisher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Scoring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iterations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1</w:t>
      </w:r>
    </w:p>
    <w:p w14:paraId="3D9CD345" w14:textId="77777777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Theta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:  2.535 </w:t>
      </w:r>
    </w:p>
    <w:p w14:paraId="75C7B1EE" w14:textId="1980D9E5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        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Std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. Err.:  0.382 </w:t>
      </w:r>
    </w:p>
    <w:p w14:paraId="6BF09054" w14:textId="0901DFEA" w:rsidR="002C0B17" w:rsidRPr="003F282C" w:rsidRDefault="002C0B17" w:rsidP="002C0B17">
      <w:pPr>
        <w:tabs>
          <w:tab w:val="left" w:pos="1716"/>
        </w:tabs>
        <w:jc w:val="both"/>
        <w:rPr>
          <w:rFonts w:ascii="Courier New" w:eastAsiaTheme="minorEastAsia" w:hAnsi="Courier New" w:cs="Courier New"/>
          <w:sz w:val="20"/>
          <w:szCs w:val="20"/>
          <w:lang w:val="lt-LT"/>
        </w:rPr>
      </w:pPr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 xml:space="preserve"> 2 x </w:t>
      </w:r>
      <w:proofErr w:type="spellStart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log-likelihood</w:t>
      </w:r>
      <w:proofErr w:type="spellEnd"/>
      <w:r w:rsidRPr="003F282C">
        <w:rPr>
          <w:rFonts w:ascii="Courier New" w:eastAsiaTheme="minorEastAsia" w:hAnsi="Courier New" w:cs="Courier New"/>
          <w:sz w:val="20"/>
          <w:szCs w:val="20"/>
          <w:lang w:val="lt-LT"/>
        </w:rPr>
        <w:t>:  -2211.419</w:t>
      </w:r>
    </w:p>
    <w:p w14:paraId="5DAA7029" w14:textId="5CC58425" w:rsidR="009438DD" w:rsidRPr="003F282C" w:rsidRDefault="00E75014" w:rsidP="00E75014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  <w:r w:rsidR="009438DD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Naujame modelyje visos </w:t>
      </w:r>
      <w:proofErr w:type="spellStart"/>
      <w:r w:rsidR="009438DD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kovariantės</w:t>
      </w:r>
      <w:proofErr w:type="spellEnd"/>
      <w:r w:rsidR="009438DD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reikšmingos, kai reikšmingumo lygmuo yra </w:t>
      </w:r>
      <w:r w:rsidR="00317E68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ne mažesnis nei 0,1.</w:t>
      </w:r>
    </w:p>
    <w:p w14:paraId="40AFF9AB" w14:textId="2398C57E" w:rsidR="00C1553B" w:rsidRPr="003F282C" w:rsidRDefault="00E75014" w:rsidP="00E75014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  <w:r w:rsidR="00C1553B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Toliau palyginsime du gautus modelius </w:t>
      </w:r>
      <w:proofErr w:type="spellStart"/>
      <w:r w:rsidR="00C1553B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modelius</w:t>
      </w:r>
      <w:proofErr w:type="spellEnd"/>
      <w:r w:rsidR="009909D1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.</w:t>
      </w:r>
    </w:p>
    <w:bookmarkStart w:id="16" w:name="_Ref130051231"/>
    <w:p w14:paraId="42867478" w14:textId="730C3541" w:rsidR="00363C6F" w:rsidRPr="003F282C" w:rsidRDefault="00363C6F" w:rsidP="00363C6F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10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6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Modelių lyginimas</w:t>
      </w:r>
      <w:r w:rsidR="00E8618F"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8E489C" w:rsidRPr="003F282C" w14:paraId="75EDD3AE" w14:textId="77777777" w:rsidTr="008B46F8">
        <w:tc>
          <w:tcPr>
            <w:tcW w:w="3226" w:type="dxa"/>
            <w:vAlign w:val="center"/>
          </w:tcPr>
          <w:p w14:paraId="11888356" w14:textId="167AD413" w:rsidR="008E489C" w:rsidRPr="00363C6F" w:rsidRDefault="008E489C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</w:pPr>
            <w:r w:rsidRPr="00363C6F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  <w:t>Lyginamoji charakteristika</w:t>
            </w:r>
          </w:p>
        </w:tc>
        <w:tc>
          <w:tcPr>
            <w:tcW w:w="3226" w:type="dxa"/>
            <w:vAlign w:val="center"/>
          </w:tcPr>
          <w:p w14:paraId="3D232494" w14:textId="0EE7843E" w:rsidR="008E489C" w:rsidRPr="00363C6F" w:rsidRDefault="008E489C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</w:pPr>
            <w:r w:rsidRPr="00363C6F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  <w:t>Modelis be sąveikos</w:t>
            </w:r>
          </w:p>
        </w:tc>
        <w:tc>
          <w:tcPr>
            <w:tcW w:w="3226" w:type="dxa"/>
            <w:vAlign w:val="center"/>
          </w:tcPr>
          <w:p w14:paraId="083F0D4C" w14:textId="22452844" w:rsidR="008E489C" w:rsidRPr="00363C6F" w:rsidRDefault="008E489C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</w:pPr>
            <w:r w:rsidRPr="00363C6F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  <w:lang w:val="lt-LT"/>
              </w:rPr>
              <w:t>Modelis su sąveika</w:t>
            </w:r>
          </w:p>
        </w:tc>
      </w:tr>
      <w:tr w:rsidR="008E489C" w:rsidRPr="003F282C" w14:paraId="4EA94027" w14:textId="77777777" w:rsidTr="008B46F8">
        <w:tc>
          <w:tcPr>
            <w:tcW w:w="3226" w:type="dxa"/>
            <w:vAlign w:val="center"/>
          </w:tcPr>
          <w:p w14:paraId="3FDEA775" w14:textId="24A44217" w:rsidR="008E489C" w:rsidRPr="003F282C" w:rsidRDefault="008E489C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AIC</w:t>
            </w:r>
          </w:p>
        </w:tc>
        <w:tc>
          <w:tcPr>
            <w:tcW w:w="3226" w:type="dxa"/>
            <w:vAlign w:val="center"/>
          </w:tcPr>
          <w:p w14:paraId="5BCB070C" w14:textId="7A8F2F21" w:rsidR="008E489C" w:rsidRPr="003F282C" w:rsidRDefault="003C3F0E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2230,652</w:t>
            </w:r>
          </w:p>
        </w:tc>
        <w:tc>
          <w:tcPr>
            <w:tcW w:w="3226" w:type="dxa"/>
            <w:vAlign w:val="center"/>
          </w:tcPr>
          <w:p w14:paraId="16DA4582" w14:textId="3A70F2F8" w:rsidR="008E489C" w:rsidRPr="003F282C" w:rsidRDefault="0052503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2227,419</w:t>
            </w:r>
          </w:p>
        </w:tc>
      </w:tr>
      <w:tr w:rsidR="008E489C" w:rsidRPr="003F282C" w14:paraId="4967C8DD" w14:textId="77777777" w:rsidTr="008B46F8">
        <w:tc>
          <w:tcPr>
            <w:tcW w:w="3226" w:type="dxa"/>
            <w:vAlign w:val="center"/>
          </w:tcPr>
          <w:p w14:paraId="4E0EED49" w14:textId="36C6BA8D" w:rsidR="008E489C" w:rsidRPr="003F282C" w:rsidRDefault="008E489C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BIC</w:t>
            </w:r>
          </w:p>
        </w:tc>
        <w:tc>
          <w:tcPr>
            <w:tcW w:w="3226" w:type="dxa"/>
            <w:vAlign w:val="center"/>
          </w:tcPr>
          <w:p w14:paraId="2DB1F08C" w14:textId="66E53CAC" w:rsidR="008E489C" w:rsidRPr="003F282C" w:rsidRDefault="0052503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2257,504</w:t>
            </w:r>
          </w:p>
        </w:tc>
        <w:tc>
          <w:tcPr>
            <w:tcW w:w="3226" w:type="dxa"/>
            <w:vAlign w:val="center"/>
          </w:tcPr>
          <w:p w14:paraId="1E65FB56" w14:textId="7A341415" w:rsidR="008E489C" w:rsidRPr="003F282C" w:rsidRDefault="0052503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2263,222</w:t>
            </w:r>
          </w:p>
        </w:tc>
      </w:tr>
      <w:tr w:rsidR="008E489C" w:rsidRPr="003F282C" w14:paraId="37FD176A" w14:textId="77777777" w:rsidTr="008B46F8">
        <w:tc>
          <w:tcPr>
            <w:tcW w:w="3226" w:type="dxa"/>
            <w:vAlign w:val="center"/>
          </w:tcPr>
          <w:p w14:paraId="2D91B016" w14:textId="3873CAA9" w:rsidR="008E489C" w:rsidRPr="003F282C" w:rsidRDefault="00F90075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Theme="minorEastAsia" w:hAnsiTheme="majorBidi" w:cstheme="majorBidi"/>
                <w:sz w:val="24"/>
                <w:szCs w:val="24"/>
                <w:lang w:val="lt-LT"/>
              </w:rPr>
              <w:t>Liekanų deviacijos ir liekanų laisvės laipsnių santykis</w:t>
            </w:r>
          </w:p>
        </w:tc>
        <w:tc>
          <w:tcPr>
            <w:tcW w:w="3226" w:type="dxa"/>
            <w:vAlign w:val="center"/>
          </w:tcPr>
          <w:p w14:paraId="491D01C0" w14:textId="461E16E7" w:rsidR="008E489C" w:rsidRPr="003F282C" w:rsidRDefault="0052503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1,</w:t>
            </w:r>
            <w:r w:rsidR="00A270B1"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110</w:t>
            </w:r>
          </w:p>
        </w:tc>
        <w:tc>
          <w:tcPr>
            <w:tcW w:w="3226" w:type="dxa"/>
            <w:vAlign w:val="center"/>
          </w:tcPr>
          <w:p w14:paraId="78D900B5" w14:textId="00669D26" w:rsidR="008E489C" w:rsidRPr="003F282C" w:rsidRDefault="001672B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1,114</w:t>
            </w:r>
          </w:p>
        </w:tc>
      </w:tr>
      <w:tr w:rsidR="008E489C" w:rsidRPr="003F282C" w14:paraId="2EA360DB" w14:textId="77777777" w:rsidTr="008B46F8">
        <w:tc>
          <w:tcPr>
            <w:tcW w:w="3226" w:type="dxa"/>
            <w:vAlign w:val="center"/>
          </w:tcPr>
          <w:p w14:paraId="03781A7F" w14:textId="042E5101" w:rsidR="008E489C" w:rsidRPr="003F282C" w:rsidRDefault="00BB6C4B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proofErr w:type="spellStart"/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Pseudo</w:t>
            </w:r>
            <w:proofErr w:type="spellEnd"/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 xml:space="preserve"> R kvadratas</w:t>
            </w:r>
          </w:p>
        </w:tc>
        <w:tc>
          <w:tcPr>
            <w:tcW w:w="3226" w:type="dxa"/>
            <w:vAlign w:val="center"/>
          </w:tcPr>
          <w:p w14:paraId="319D3D93" w14:textId="73298225" w:rsidR="008E489C" w:rsidRPr="003F282C" w:rsidRDefault="001672B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0,090</w:t>
            </w:r>
          </w:p>
        </w:tc>
        <w:tc>
          <w:tcPr>
            <w:tcW w:w="3226" w:type="dxa"/>
            <w:vAlign w:val="center"/>
          </w:tcPr>
          <w:p w14:paraId="784FF628" w14:textId="62001207" w:rsidR="008E489C" w:rsidRPr="003F282C" w:rsidRDefault="001672B6" w:rsidP="008B46F8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0,100</w:t>
            </w:r>
          </w:p>
        </w:tc>
      </w:tr>
    </w:tbl>
    <w:p w14:paraId="5E09B2C0" w14:textId="77777777" w:rsidR="009909D1" w:rsidRPr="003F282C" w:rsidRDefault="009909D1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</w:p>
    <w:p w14:paraId="23DC6E71" w14:textId="569B2C3D" w:rsidR="00F90075" w:rsidRPr="003F282C" w:rsidRDefault="00363C6F" w:rsidP="00363C6F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lastRenderedPageBreak/>
        <w:tab/>
      </w:r>
      <w:r w:rsidR="00F90075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Iš (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begin"/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instrText xml:space="preserve"> REF _Ref130051231 \h  \* MERGEFORMAT </w:instrTex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10 lentelė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end"/>
      </w:r>
      <w:r w:rsidR="00F90075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) matome, jog </w:t>
      </w:r>
      <w:r w:rsidR="00BA1AE7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modelių charakteristikos yra labai panašios ir modelių gerumas / tinkamumas neatsiskiria aiškiai.</w:t>
      </w:r>
    </w:p>
    <w:bookmarkStart w:id="17" w:name="_Ref130051374"/>
    <w:p w14:paraId="27B31DF4" w14:textId="1DACFE10" w:rsidR="00E8618F" w:rsidRPr="003F282C" w:rsidRDefault="00E8618F" w:rsidP="00E8618F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11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7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Modelių palyginimas 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0"/>
        <w:gridCol w:w="638"/>
        <w:gridCol w:w="641"/>
        <w:gridCol w:w="641"/>
        <w:gridCol w:w="617"/>
        <w:gridCol w:w="617"/>
        <w:gridCol w:w="617"/>
        <w:gridCol w:w="617"/>
        <w:gridCol w:w="592"/>
        <w:gridCol w:w="560"/>
        <w:gridCol w:w="560"/>
        <w:gridCol w:w="597"/>
        <w:gridCol w:w="597"/>
        <w:gridCol w:w="630"/>
        <w:gridCol w:w="604"/>
      </w:tblGrid>
      <w:tr w:rsidR="00C75C6B" w:rsidRPr="003F282C" w14:paraId="7FF23C78" w14:textId="77777777" w:rsidTr="00E8618F">
        <w:tc>
          <w:tcPr>
            <w:tcW w:w="115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53232ABF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</w:p>
        </w:tc>
        <w:tc>
          <w:tcPr>
            <w:tcW w:w="638" w:type="dxa"/>
            <w:vAlign w:val="center"/>
          </w:tcPr>
          <w:p w14:paraId="072BBDA1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</w:t>
            </w:r>
          </w:p>
        </w:tc>
        <w:tc>
          <w:tcPr>
            <w:tcW w:w="641" w:type="dxa"/>
            <w:vAlign w:val="center"/>
          </w:tcPr>
          <w:p w14:paraId="34166D9B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41" w:type="dxa"/>
            <w:vAlign w:val="center"/>
          </w:tcPr>
          <w:p w14:paraId="5B779BEA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617" w:type="dxa"/>
            <w:vAlign w:val="center"/>
          </w:tcPr>
          <w:p w14:paraId="16A53A39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3</w:t>
            </w:r>
          </w:p>
        </w:tc>
        <w:tc>
          <w:tcPr>
            <w:tcW w:w="617" w:type="dxa"/>
            <w:vAlign w:val="center"/>
          </w:tcPr>
          <w:p w14:paraId="5BB76ADB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</w:t>
            </w:r>
          </w:p>
        </w:tc>
        <w:tc>
          <w:tcPr>
            <w:tcW w:w="617" w:type="dxa"/>
            <w:vAlign w:val="center"/>
          </w:tcPr>
          <w:p w14:paraId="268B3EB5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5</w:t>
            </w:r>
          </w:p>
        </w:tc>
        <w:tc>
          <w:tcPr>
            <w:tcW w:w="617" w:type="dxa"/>
            <w:vAlign w:val="center"/>
          </w:tcPr>
          <w:p w14:paraId="46F175DA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6</w:t>
            </w:r>
          </w:p>
        </w:tc>
        <w:tc>
          <w:tcPr>
            <w:tcW w:w="592" w:type="dxa"/>
            <w:vAlign w:val="center"/>
          </w:tcPr>
          <w:p w14:paraId="38430CB4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</w:t>
            </w:r>
          </w:p>
        </w:tc>
        <w:tc>
          <w:tcPr>
            <w:tcW w:w="560" w:type="dxa"/>
            <w:vAlign w:val="center"/>
          </w:tcPr>
          <w:p w14:paraId="7F4B2D6E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8</w:t>
            </w:r>
          </w:p>
        </w:tc>
        <w:tc>
          <w:tcPr>
            <w:tcW w:w="560" w:type="dxa"/>
            <w:vAlign w:val="center"/>
          </w:tcPr>
          <w:p w14:paraId="021ABF37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9</w:t>
            </w:r>
          </w:p>
        </w:tc>
        <w:tc>
          <w:tcPr>
            <w:tcW w:w="597" w:type="dxa"/>
            <w:vAlign w:val="center"/>
          </w:tcPr>
          <w:p w14:paraId="572643F9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10</w:t>
            </w:r>
          </w:p>
        </w:tc>
        <w:tc>
          <w:tcPr>
            <w:tcW w:w="597" w:type="dxa"/>
            <w:vAlign w:val="center"/>
          </w:tcPr>
          <w:p w14:paraId="720A7AA1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11</w:t>
            </w:r>
          </w:p>
        </w:tc>
        <w:tc>
          <w:tcPr>
            <w:tcW w:w="630" w:type="dxa"/>
            <w:vAlign w:val="center"/>
          </w:tcPr>
          <w:p w14:paraId="170F54CC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</w:t>
            </w:r>
          </w:p>
        </w:tc>
        <w:tc>
          <w:tcPr>
            <w:tcW w:w="604" w:type="dxa"/>
            <w:vAlign w:val="center"/>
          </w:tcPr>
          <w:p w14:paraId="4234D593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16</w:t>
            </w:r>
          </w:p>
        </w:tc>
      </w:tr>
      <w:tr w:rsidR="00C75C6B" w:rsidRPr="003F282C" w14:paraId="7E40BF3C" w14:textId="77777777" w:rsidTr="00E8618F">
        <w:tc>
          <w:tcPr>
            <w:tcW w:w="1150" w:type="dxa"/>
            <w:vAlign w:val="center"/>
          </w:tcPr>
          <w:p w14:paraId="0B06C028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Esami dažniai</w:t>
            </w:r>
          </w:p>
        </w:tc>
        <w:tc>
          <w:tcPr>
            <w:tcW w:w="638" w:type="dxa"/>
            <w:vAlign w:val="center"/>
          </w:tcPr>
          <w:p w14:paraId="1D067C0D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188</w:t>
            </w:r>
          </w:p>
        </w:tc>
        <w:tc>
          <w:tcPr>
            <w:tcW w:w="641" w:type="dxa"/>
            <w:vAlign w:val="center"/>
          </w:tcPr>
          <w:p w14:paraId="1CD1B712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182</w:t>
            </w:r>
          </w:p>
        </w:tc>
        <w:tc>
          <w:tcPr>
            <w:tcW w:w="641" w:type="dxa"/>
            <w:vAlign w:val="center"/>
          </w:tcPr>
          <w:p w14:paraId="3468F7CB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119</w:t>
            </w:r>
          </w:p>
        </w:tc>
        <w:tc>
          <w:tcPr>
            <w:tcW w:w="617" w:type="dxa"/>
            <w:vAlign w:val="center"/>
          </w:tcPr>
          <w:p w14:paraId="39F700D0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63</w:t>
            </w:r>
          </w:p>
        </w:tc>
        <w:tc>
          <w:tcPr>
            <w:tcW w:w="617" w:type="dxa"/>
            <w:vAlign w:val="center"/>
          </w:tcPr>
          <w:p w14:paraId="53E6EBC6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55</w:t>
            </w:r>
          </w:p>
        </w:tc>
        <w:tc>
          <w:tcPr>
            <w:tcW w:w="617" w:type="dxa"/>
            <w:vAlign w:val="center"/>
          </w:tcPr>
          <w:p w14:paraId="5CEFFE51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16</w:t>
            </w:r>
          </w:p>
        </w:tc>
        <w:tc>
          <w:tcPr>
            <w:tcW w:w="617" w:type="dxa"/>
            <w:vAlign w:val="center"/>
          </w:tcPr>
          <w:p w14:paraId="7DFC5F22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10</w:t>
            </w:r>
          </w:p>
        </w:tc>
        <w:tc>
          <w:tcPr>
            <w:tcW w:w="592" w:type="dxa"/>
            <w:vAlign w:val="center"/>
          </w:tcPr>
          <w:p w14:paraId="55DAA944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9</w:t>
            </w:r>
          </w:p>
        </w:tc>
        <w:tc>
          <w:tcPr>
            <w:tcW w:w="560" w:type="dxa"/>
            <w:vAlign w:val="center"/>
          </w:tcPr>
          <w:p w14:paraId="409C70BE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560" w:type="dxa"/>
            <w:vAlign w:val="center"/>
          </w:tcPr>
          <w:p w14:paraId="4C9DF719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597" w:type="dxa"/>
            <w:vAlign w:val="center"/>
          </w:tcPr>
          <w:p w14:paraId="631D5E42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597" w:type="dxa"/>
            <w:vAlign w:val="center"/>
          </w:tcPr>
          <w:p w14:paraId="78B6048E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30" w:type="dxa"/>
            <w:vAlign w:val="center"/>
          </w:tcPr>
          <w:p w14:paraId="79D9C214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04" w:type="dxa"/>
            <w:vAlign w:val="center"/>
          </w:tcPr>
          <w:p w14:paraId="31F77B44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</w:tr>
      <w:tr w:rsidR="00C75C6B" w:rsidRPr="003F282C" w14:paraId="3CE8E246" w14:textId="77777777" w:rsidTr="00E8618F">
        <w:tc>
          <w:tcPr>
            <w:tcW w:w="1150" w:type="dxa"/>
            <w:vAlign w:val="center"/>
          </w:tcPr>
          <w:p w14:paraId="14F55158" w14:textId="19A4432E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 xml:space="preserve">Tikėtini dažniai </w:t>
            </w:r>
            <w:r w:rsidR="00363C6F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(</w:t>
            </w: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modelis be sąveikos</w:t>
            </w:r>
            <w:r w:rsidR="00363C6F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)</w:t>
            </w:r>
          </w:p>
        </w:tc>
        <w:tc>
          <w:tcPr>
            <w:tcW w:w="638" w:type="dxa"/>
            <w:vAlign w:val="center"/>
          </w:tcPr>
          <w:p w14:paraId="223E49DA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191</w:t>
            </w:r>
          </w:p>
        </w:tc>
        <w:tc>
          <w:tcPr>
            <w:tcW w:w="641" w:type="dxa"/>
            <w:vAlign w:val="center"/>
          </w:tcPr>
          <w:p w14:paraId="4AA40277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178</w:t>
            </w:r>
          </w:p>
        </w:tc>
        <w:tc>
          <w:tcPr>
            <w:tcW w:w="641" w:type="dxa"/>
            <w:vAlign w:val="center"/>
          </w:tcPr>
          <w:p w14:paraId="10FF7A02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120</w:t>
            </w:r>
          </w:p>
        </w:tc>
        <w:tc>
          <w:tcPr>
            <w:tcW w:w="617" w:type="dxa"/>
            <w:vAlign w:val="center"/>
          </w:tcPr>
          <w:p w14:paraId="33F84BFC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71</w:t>
            </w:r>
          </w:p>
        </w:tc>
        <w:tc>
          <w:tcPr>
            <w:tcW w:w="617" w:type="dxa"/>
            <w:vAlign w:val="center"/>
          </w:tcPr>
          <w:p w14:paraId="5787D14C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40</w:t>
            </w:r>
          </w:p>
        </w:tc>
        <w:tc>
          <w:tcPr>
            <w:tcW w:w="617" w:type="dxa"/>
            <w:vAlign w:val="center"/>
          </w:tcPr>
          <w:p w14:paraId="107526C8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</w:t>
            </w:r>
          </w:p>
        </w:tc>
        <w:tc>
          <w:tcPr>
            <w:tcW w:w="617" w:type="dxa"/>
            <w:vAlign w:val="center"/>
          </w:tcPr>
          <w:p w14:paraId="795D75C8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</w:t>
            </w:r>
          </w:p>
        </w:tc>
        <w:tc>
          <w:tcPr>
            <w:tcW w:w="592" w:type="dxa"/>
            <w:vAlign w:val="center"/>
          </w:tcPr>
          <w:p w14:paraId="117C8387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</w:t>
            </w:r>
          </w:p>
        </w:tc>
        <w:tc>
          <w:tcPr>
            <w:tcW w:w="560" w:type="dxa"/>
            <w:vAlign w:val="center"/>
          </w:tcPr>
          <w:p w14:paraId="70CE8DE8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</w:t>
            </w:r>
          </w:p>
        </w:tc>
        <w:tc>
          <w:tcPr>
            <w:tcW w:w="560" w:type="dxa"/>
            <w:vAlign w:val="center"/>
          </w:tcPr>
          <w:p w14:paraId="3F270281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597" w:type="dxa"/>
            <w:vAlign w:val="center"/>
          </w:tcPr>
          <w:p w14:paraId="5697E734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597" w:type="dxa"/>
            <w:vAlign w:val="center"/>
          </w:tcPr>
          <w:p w14:paraId="1C8D95A7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30" w:type="dxa"/>
            <w:vAlign w:val="center"/>
          </w:tcPr>
          <w:p w14:paraId="7EB2E063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04" w:type="dxa"/>
            <w:vAlign w:val="center"/>
          </w:tcPr>
          <w:p w14:paraId="2F572310" w14:textId="77777777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</w:t>
            </w:r>
          </w:p>
        </w:tc>
      </w:tr>
      <w:tr w:rsidR="00C75C6B" w:rsidRPr="003F282C" w14:paraId="09127031" w14:textId="77777777" w:rsidTr="00E8618F">
        <w:tc>
          <w:tcPr>
            <w:tcW w:w="1150" w:type="dxa"/>
            <w:vAlign w:val="center"/>
          </w:tcPr>
          <w:p w14:paraId="23F9EDD4" w14:textId="7B8EA0DA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 xml:space="preserve">Tikėtini dažniai, </w:t>
            </w:r>
            <w:r w:rsidR="00363C6F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(</w:t>
            </w: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modelis su sąveika</w:t>
            </w:r>
            <w:r w:rsidR="00363C6F"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)</w:t>
            </w:r>
          </w:p>
        </w:tc>
        <w:tc>
          <w:tcPr>
            <w:tcW w:w="638" w:type="dxa"/>
            <w:vAlign w:val="center"/>
          </w:tcPr>
          <w:p w14:paraId="4625A127" w14:textId="72C141DA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190</w:t>
            </w:r>
          </w:p>
        </w:tc>
        <w:tc>
          <w:tcPr>
            <w:tcW w:w="641" w:type="dxa"/>
            <w:vAlign w:val="center"/>
          </w:tcPr>
          <w:p w14:paraId="2CA4256B" w14:textId="076BFFA2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178</w:t>
            </w:r>
          </w:p>
        </w:tc>
        <w:tc>
          <w:tcPr>
            <w:tcW w:w="641" w:type="dxa"/>
            <w:vAlign w:val="center"/>
          </w:tcPr>
          <w:p w14:paraId="303C41F4" w14:textId="699742ED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120</w:t>
            </w:r>
          </w:p>
        </w:tc>
        <w:tc>
          <w:tcPr>
            <w:tcW w:w="617" w:type="dxa"/>
            <w:vAlign w:val="center"/>
          </w:tcPr>
          <w:p w14:paraId="12BAFD71" w14:textId="7FB92E0E" w:rsidR="00C75C6B" w:rsidRPr="003F282C" w:rsidRDefault="00C75C6B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71</w:t>
            </w:r>
          </w:p>
        </w:tc>
        <w:tc>
          <w:tcPr>
            <w:tcW w:w="617" w:type="dxa"/>
            <w:vAlign w:val="center"/>
          </w:tcPr>
          <w:p w14:paraId="2A999CB0" w14:textId="65D4BEFF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40</w:t>
            </w:r>
          </w:p>
        </w:tc>
        <w:tc>
          <w:tcPr>
            <w:tcW w:w="617" w:type="dxa"/>
            <w:vAlign w:val="center"/>
          </w:tcPr>
          <w:p w14:paraId="621CCE19" w14:textId="5B492ABA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22</w:t>
            </w:r>
          </w:p>
        </w:tc>
        <w:tc>
          <w:tcPr>
            <w:tcW w:w="617" w:type="dxa"/>
            <w:vAlign w:val="center"/>
          </w:tcPr>
          <w:p w14:paraId="061B7DD6" w14:textId="0D10A2F4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12</w:t>
            </w:r>
          </w:p>
        </w:tc>
        <w:tc>
          <w:tcPr>
            <w:tcW w:w="592" w:type="dxa"/>
            <w:vAlign w:val="center"/>
          </w:tcPr>
          <w:p w14:paraId="67B72BAB" w14:textId="52483172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7</w:t>
            </w:r>
          </w:p>
        </w:tc>
        <w:tc>
          <w:tcPr>
            <w:tcW w:w="560" w:type="dxa"/>
            <w:vAlign w:val="center"/>
          </w:tcPr>
          <w:p w14:paraId="79133069" w14:textId="369DD535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4</w:t>
            </w:r>
          </w:p>
        </w:tc>
        <w:tc>
          <w:tcPr>
            <w:tcW w:w="560" w:type="dxa"/>
            <w:vAlign w:val="center"/>
          </w:tcPr>
          <w:p w14:paraId="70351E8F" w14:textId="60091038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2</w:t>
            </w:r>
          </w:p>
        </w:tc>
        <w:tc>
          <w:tcPr>
            <w:tcW w:w="597" w:type="dxa"/>
            <w:vAlign w:val="center"/>
          </w:tcPr>
          <w:p w14:paraId="40E23BE0" w14:textId="56C01680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597" w:type="dxa"/>
            <w:vAlign w:val="center"/>
          </w:tcPr>
          <w:p w14:paraId="421FD7D1" w14:textId="222C0465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30" w:type="dxa"/>
            <w:vAlign w:val="center"/>
          </w:tcPr>
          <w:p w14:paraId="5AA745CA" w14:textId="0DB14CA5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1</w:t>
            </w:r>
          </w:p>
        </w:tc>
        <w:tc>
          <w:tcPr>
            <w:tcW w:w="604" w:type="dxa"/>
            <w:vAlign w:val="center"/>
          </w:tcPr>
          <w:p w14:paraId="5E2D408E" w14:textId="65D60106" w:rsidR="00C75C6B" w:rsidRPr="003F282C" w:rsidRDefault="00A80AD4" w:rsidP="001371C0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sz w:val="24"/>
                <w:szCs w:val="24"/>
                <w:lang w:val="lt-LT"/>
              </w:rPr>
              <w:t>0</w:t>
            </w:r>
          </w:p>
        </w:tc>
      </w:tr>
    </w:tbl>
    <w:p w14:paraId="15D6F89B" w14:textId="77777777" w:rsidR="00BA1AE7" w:rsidRPr="003F282C" w:rsidRDefault="00BA1AE7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</w:p>
    <w:p w14:paraId="2EDC9D22" w14:textId="71E6250D" w:rsidR="00A80AD4" w:rsidRPr="003F282C" w:rsidRDefault="00363C6F" w:rsidP="00363C6F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  <w:r w:rsidR="00A80AD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Taip pat ir iš (</w:t>
      </w:r>
      <w:r w:rsidR="00E8618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begin"/>
      </w:r>
      <w:r w:rsidR="00E8618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instrText xml:space="preserve"> REF _Ref130051374 \h  \* MERGEFORMAT </w:instrText>
      </w:r>
      <w:r w:rsidR="00E8618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</w:r>
      <w:r w:rsidR="00E8618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11 lentelė</w:t>
      </w:r>
      <w:r w:rsidR="00E8618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fldChar w:fldCharType="end"/>
      </w:r>
      <w:r w:rsidR="00A80AD4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) matome, jog </w:t>
      </w:r>
      <w:r w:rsidR="0048660F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abu modeliai gerai prognozuoja visas galimas reikšmes</w:t>
      </w:r>
      <w:r w:rsidR="000B0C1A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. Modelis su sąveika </w:t>
      </w:r>
      <w:r w:rsidR="006C615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šiek tiek geriau prognozuoja 0.</w:t>
      </w:r>
    </w:p>
    <w:p w14:paraId="79CDD78D" w14:textId="2AC7705D" w:rsidR="006C6150" w:rsidRPr="003F282C" w:rsidRDefault="00363C6F" w:rsidP="00363C6F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ab/>
      </w:r>
      <w:r w:rsidR="00044B96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Taip pat modelių palyginimui pasižiūrė</w:t>
      </w:r>
      <w:r w:rsidR="006D2C8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jome RMSE statistik</w:t>
      </w:r>
      <w:r w:rsidR="000C34D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ą</w:t>
      </w:r>
      <w:r w:rsidR="006970B3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testavimo </w:t>
      </w:r>
      <w:r w:rsidR="000C34D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duomenims</w:t>
      </w:r>
      <w:r w:rsidR="006D2C8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, kuri yra gaunama pagal formulę:</w:t>
      </w:r>
    </w:p>
    <w:p w14:paraId="70B5E6B1" w14:textId="77777777" w:rsidR="000B2579" w:rsidRPr="003F282C" w:rsidRDefault="006D611F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lt-LT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lt-LT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lt-L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lt-LT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lt-LT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lt-LT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lt-L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lt-L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lt-LT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lt-LT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lt-L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lt-LT"/>
                                    </w:rPr>
                                    <m:t>O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lt-LT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lt-LT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lt-LT"/>
                    </w:rPr>
                    <m:t>n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  <w:lang w:val="lt-LT"/>
            </w:rPr>
            <m:t>,</m:t>
          </m:r>
        </m:oMath>
      </m:oMathPara>
    </w:p>
    <w:p w14:paraId="4F165AB3" w14:textId="12AC228B" w:rsidR="006D2C80" w:rsidRPr="003F282C" w:rsidRDefault="00145F82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i/>
          <w:sz w:val="24"/>
          <w:szCs w:val="24"/>
          <w:lang w:val="lt-LT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lt-LT"/>
            </w:rPr>
            <m:t xml:space="preserve"> čia n-testavimo imties dydis,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lt-LT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lt-LT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lt-LT"/>
            </w:rPr>
            <m:t xml:space="preserve">-prognozuota i-toji reikšmė,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lt-LT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lt-LT"/>
                </w:rPr>
                <m:t>O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lt-LT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lt-LT"/>
            </w:rPr>
            <m:t>-esama i-toji reikšmė.</m:t>
          </m:r>
        </m:oMath>
      </m:oMathPara>
    </w:p>
    <w:bookmarkStart w:id="18" w:name="_Ref130051506"/>
    <w:p w14:paraId="3D5F1E64" w14:textId="1F0842BF" w:rsidR="0096438A" w:rsidRPr="003F282C" w:rsidRDefault="0096438A" w:rsidP="0096438A">
      <w:pPr>
        <w:pStyle w:val="Caption"/>
        <w:keepNext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12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8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RMSE statistika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F37BC1" w:rsidRPr="003F282C" w14:paraId="2BCAD433" w14:textId="77777777" w:rsidTr="001371C0">
        <w:tc>
          <w:tcPr>
            <w:tcW w:w="3226" w:type="dxa"/>
            <w:tcBorders>
              <w:top w:val="single" w:sz="4" w:space="0" w:color="FFFFFF"/>
              <w:left w:val="single" w:sz="4" w:space="0" w:color="FFFFFF"/>
            </w:tcBorders>
          </w:tcPr>
          <w:p w14:paraId="65CE097C" w14:textId="77777777" w:rsidR="00F37BC1" w:rsidRPr="003F282C" w:rsidRDefault="00F37BC1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</w:pPr>
          </w:p>
        </w:tc>
        <w:tc>
          <w:tcPr>
            <w:tcW w:w="3226" w:type="dxa"/>
          </w:tcPr>
          <w:p w14:paraId="2C4ED408" w14:textId="627EB12E" w:rsidR="00F37BC1" w:rsidRPr="003F282C" w:rsidRDefault="002A1651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  <w:t>Modelis be sąveikos</w:t>
            </w:r>
          </w:p>
        </w:tc>
        <w:tc>
          <w:tcPr>
            <w:tcW w:w="3226" w:type="dxa"/>
          </w:tcPr>
          <w:p w14:paraId="672905A7" w14:textId="35B17A57" w:rsidR="00F37BC1" w:rsidRPr="003F282C" w:rsidRDefault="002A1651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  <w:t>Modelis su sąveika</w:t>
            </w:r>
          </w:p>
        </w:tc>
      </w:tr>
      <w:tr w:rsidR="00F37BC1" w:rsidRPr="003F282C" w14:paraId="0C600BAE" w14:textId="77777777" w:rsidTr="00F37BC1">
        <w:tc>
          <w:tcPr>
            <w:tcW w:w="3226" w:type="dxa"/>
          </w:tcPr>
          <w:p w14:paraId="1F3B7E06" w14:textId="12CE0C13" w:rsidR="00F37BC1" w:rsidRPr="003F282C" w:rsidRDefault="002A1651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bCs/>
                <w:iCs/>
                <w:sz w:val="24"/>
                <w:szCs w:val="24"/>
                <w:lang w:val="lt-LT"/>
              </w:rPr>
              <w:t>RMSE statistika</w:t>
            </w:r>
          </w:p>
        </w:tc>
        <w:tc>
          <w:tcPr>
            <w:tcW w:w="3226" w:type="dxa"/>
          </w:tcPr>
          <w:p w14:paraId="485E6952" w14:textId="61AE4243" w:rsidR="00F37BC1" w:rsidRPr="003F282C" w:rsidRDefault="00B15D17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2,005</w:t>
            </w:r>
          </w:p>
        </w:tc>
        <w:tc>
          <w:tcPr>
            <w:tcW w:w="3226" w:type="dxa"/>
          </w:tcPr>
          <w:p w14:paraId="68FB5105" w14:textId="056B5B1A" w:rsidR="00F37BC1" w:rsidRPr="003F282C" w:rsidRDefault="00B15D17" w:rsidP="001371C0">
            <w:pPr>
              <w:tabs>
                <w:tab w:val="left" w:pos="1716"/>
              </w:tabs>
              <w:spacing w:line="276" w:lineRule="auto"/>
              <w:jc w:val="both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2,704</w:t>
            </w:r>
          </w:p>
        </w:tc>
      </w:tr>
    </w:tbl>
    <w:p w14:paraId="3592DD91" w14:textId="77777777" w:rsidR="000B2579" w:rsidRPr="003F282C" w:rsidRDefault="000B2579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</w:p>
    <w:p w14:paraId="75B3E71B" w14:textId="4514DC88" w:rsidR="00E074A4" w:rsidRDefault="0082788E" w:rsidP="00492C85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ab/>
      </w:r>
      <w:r w:rsidR="00107456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Iš </w:t>
      </w:r>
      <w:r w:rsidR="00133B91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(</w:t>
      </w:r>
      <w:r w:rsidR="00714F2B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fldChar w:fldCharType="begin"/>
      </w:r>
      <w:r w:rsidR="00714F2B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instrText xml:space="preserve"> REF _Ref130051506 \h  \* MERGEFORMAT </w:instrText>
      </w:r>
      <w:r w:rsidR="00714F2B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r>
      <w:r w:rsidR="00714F2B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fldChar w:fldCharType="separate"/>
      </w:r>
      <w:r w:rsidR="005F5F22" w:rsidRPr="005F5F22">
        <w:rPr>
          <w:rFonts w:ascii="Times New Roman" w:hAnsi="Times New Roman" w:cs="Times New Roman"/>
          <w:sz w:val="24"/>
          <w:szCs w:val="24"/>
          <w:lang w:val="lt-LT"/>
        </w:rPr>
        <w:t>12 lentelė</w:t>
      </w:r>
      <w:r w:rsidR="00714F2B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fldChar w:fldCharType="end"/>
      </w:r>
      <w:r w:rsidR="00133B91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) matome, jog mažesnė RMSE statistika yra modelyje </w:t>
      </w:r>
      <w:r w:rsidR="00354191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be sąveikos</w:t>
      </w:r>
      <w:r w:rsidR="00AE65DF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. </w:t>
      </w:r>
      <w:r w:rsidR="00824DCF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Nors ab</w:t>
      </w:r>
      <w:r w:rsidR="00637F11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i</w:t>
      </w:r>
      <w:r w:rsidR="002B2D2A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ej</w:t>
      </w:r>
      <w:r w:rsidR="00823BCE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ų modelių dauguma modelio tinkamumų statistikų yra panašios, mūsų nuomone, geresnis modelis gavosi be sąveikos, remdamiesi RMSE statistika.</w:t>
      </w:r>
      <w:r w:rsidR="002653F4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</w:t>
      </w:r>
      <w:r w:rsidR="001D2284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Taip pat </w:t>
      </w:r>
      <w:r w:rsidR="008F7B83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modelyje su sąveika atsirado </w:t>
      </w:r>
      <w:proofErr w:type="spellStart"/>
      <w:r w:rsidR="008F7B83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multikolinearumo</w:t>
      </w:r>
      <w:proofErr w:type="spellEnd"/>
      <w:r w:rsidR="008F7B83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problema, dėl šitų priežasčių model</w:t>
      </w:r>
      <w:r w:rsidR="00BD6497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io su sąveika atsisakėme.</w:t>
      </w:r>
      <w:bookmarkStart w:id="19" w:name="_Ref130051664"/>
    </w:p>
    <w:p w14:paraId="3472C2B4" w14:textId="0857EC97" w:rsidR="00492C85" w:rsidRPr="000A663C" w:rsidRDefault="00492C85" w:rsidP="00492C85">
      <w:pPr>
        <w:tabs>
          <w:tab w:val="left" w:pos="851"/>
        </w:tabs>
        <w:spacing w:line="360" w:lineRule="auto"/>
        <w:jc w:val="both"/>
        <w:rPr>
          <w:ins w:id="20" w:author="{8958A48A-2CEA-449D-9589-FE8EB89D8C9E}" w:date="2023-03-18T17:07:00Z"/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lastRenderedPageBreak/>
        <w:t>Toliau pateiksime atsitiktinai parinktų 10 prognozuotų reikšmių iš testavimo aibės.</w:t>
      </w:r>
    </w:p>
    <w:p w14:paraId="57BA553A" w14:textId="36E7F55C" w:rsidR="00714F2B" w:rsidRPr="003F282C" w:rsidRDefault="00714F2B" w:rsidP="00C977AC">
      <w:pPr>
        <w:pStyle w:val="Caption"/>
        <w:keepNext/>
        <w:jc w:val="center"/>
        <w:rPr>
          <w:rFonts w:ascii="Times New Roman" w:hAnsi="Times New Roman" w:cs="Times New Roman"/>
          <w:color w:val="auto"/>
          <w:sz w:val="20"/>
          <w:szCs w:val="20"/>
          <w:lang w:val="lt-LT"/>
        </w:rPr>
      </w:pP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begin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instrText xml:space="preserve"> SEQ lentelė \* ARABIC </w:instrTex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separate"/>
      </w:r>
      <w:r w:rsidR="005F5F22">
        <w:rPr>
          <w:rFonts w:ascii="Times New Roman" w:hAnsi="Times New Roman" w:cs="Times New Roman"/>
          <w:noProof/>
          <w:color w:val="auto"/>
          <w:sz w:val="20"/>
          <w:szCs w:val="20"/>
          <w:lang w:val="lt-LT"/>
        </w:rPr>
        <w:t>13</w:t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fldChar w:fldCharType="end"/>
      </w:r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 xml:space="preserve"> lentelė</w:t>
      </w:r>
      <w:bookmarkEnd w:id="19"/>
      <w:r w:rsidRPr="003F282C">
        <w:rPr>
          <w:rFonts w:ascii="Times New Roman" w:hAnsi="Times New Roman" w:cs="Times New Roman"/>
          <w:color w:val="auto"/>
          <w:sz w:val="20"/>
          <w:szCs w:val="20"/>
          <w:lang w:val="lt-LT"/>
        </w:rPr>
        <w:t>. Prognozuotos reikšmės</w:t>
      </w:r>
    </w:p>
    <w:tbl>
      <w:tblPr>
        <w:tblStyle w:val="TableGrid"/>
        <w:tblW w:w="0" w:type="auto"/>
        <w:tblInd w:w="2481" w:type="dxa"/>
        <w:tblLook w:val="04A0" w:firstRow="1" w:lastRow="0" w:firstColumn="1" w:lastColumn="0" w:noHBand="0" w:noVBand="1"/>
      </w:tblPr>
      <w:tblGrid>
        <w:gridCol w:w="1980"/>
        <w:gridCol w:w="3827"/>
      </w:tblGrid>
      <w:tr w:rsidR="009F6680" w:rsidRPr="003F282C" w14:paraId="6DD0A738" w14:textId="77777777" w:rsidTr="001371C0">
        <w:trPr>
          <w:trHeight w:val="681"/>
        </w:trPr>
        <w:tc>
          <w:tcPr>
            <w:tcW w:w="1980" w:type="dxa"/>
            <w:vAlign w:val="center"/>
          </w:tcPr>
          <w:p w14:paraId="7B6A0C92" w14:textId="7E2B739A" w:rsidR="009F6680" w:rsidRPr="003F282C" w:rsidRDefault="009F6680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Tikroji reikšmė</w:t>
            </w:r>
          </w:p>
        </w:tc>
        <w:tc>
          <w:tcPr>
            <w:tcW w:w="3827" w:type="dxa"/>
            <w:vAlign w:val="center"/>
          </w:tcPr>
          <w:p w14:paraId="2E71256A" w14:textId="5ABA4D4C" w:rsidR="009F6680" w:rsidRPr="003F282C" w:rsidRDefault="009F6680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b/>
                <w:sz w:val="24"/>
                <w:szCs w:val="24"/>
                <w:lang w:val="lt-LT"/>
              </w:rPr>
              <w:t>Prognozuota modeliu be sąveikos</w:t>
            </w:r>
          </w:p>
        </w:tc>
      </w:tr>
      <w:tr w:rsidR="009F6680" w:rsidRPr="003F282C" w14:paraId="7808BBCB" w14:textId="77777777" w:rsidTr="001371C0">
        <w:trPr>
          <w:trHeight w:val="340"/>
        </w:trPr>
        <w:tc>
          <w:tcPr>
            <w:tcW w:w="1980" w:type="dxa"/>
            <w:vAlign w:val="center"/>
          </w:tcPr>
          <w:p w14:paraId="78AC092D" w14:textId="7D4F6C13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7AE8EAAC" w14:textId="0AAD8085" w:rsidR="009F6680" w:rsidRPr="003F282C" w:rsidRDefault="00557CB4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2,003</w:t>
            </w:r>
          </w:p>
        </w:tc>
      </w:tr>
      <w:tr w:rsidR="009F6680" w:rsidRPr="003F282C" w14:paraId="590328CC" w14:textId="77777777" w:rsidTr="001371C0">
        <w:trPr>
          <w:trHeight w:val="325"/>
        </w:trPr>
        <w:tc>
          <w:tcPr>
            <w:tcW w:w="1980" w:type="dxa"/>
            <w:vAlign w:val="center"/>
          </w:tcPr>
          <w:p w14:paraId="02195B67" w14:textId="328E62C5" w:rsidR="002C5757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21D42D40" w14:textId="1E30EDBA" w:rsidR="009F6680" w:rsidRPr="003F282C" w:rsidRDefault="00557CB4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1,513</w:t>
            </w:r>
          </w:p>
        </w:tc>
      </w:tr>
      <w:tr w:rsidR="009F6680" w:rsidRPr="003F282C" w14:paraId="059CE538" w14:textId="77777777" w:rsidTr="001371C0">
        <w:trPr>
          <w:trHeight w:val="340"/>
        </w:trPr>
        <w:tc>
          <w:tcPr>
            <w:tcW w:w="1980" w:type="dxa"/>
            <w:vAlign w:val="center"/>
          </w:tcPr>
          <w:p w14:paraId="69410135" w14:textId="1B6FEA59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7DD84C0E" w14:textId="2CE93BB5" w:rsidR="009F6680" w:rsidRPr="003F282C" w:rsidRDefault="00557CB4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1,051</w:t>
            </w:r>
          </w:p>
        </w:tc>
      </w:tr>
      <w:tr w:rsidR="009F6680" w:rsidRPr="003F282C" w14:paraId="282D4795" w14:textId="77777777" w:rsidTr="001371C0">
        <w:trPr>
          <w:trHeight w:val="340"/>
        </w:trPr>
        <w:tc>
          <w:tcPr>
            <w:tcW w:w="1980" w:type="dxa"/>
            <w:vAlign w:val="center"/>
          </w:tcPr>
          <w:p w14:paraId="6F12370F" w14:textId="2F7E1673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</w:t>
            </w:r>
          </w:p>
        </w:tc>
        <w:tc>
          <w:tcPr>
            <w:tcW w:w="3827" w:type="dxa"/>
            <w:vAlign w:val="center"/>
          </w:tcPr>
          <w:p w14:paraId="28D7309D" w14:textId="2B3B5C27" w:rsidR="009F6680" w:rsidRPr="003F282C" w:rsidRDefault="00900D70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1,241</w:t>
            </w:r>
          </w:p>
        </w:tc>
      </w:tr>
      <w:tr w:rsidR="009F6680" w:rsidRPr="003F282C" w14:paraId="4CA85D5B" w14:textId="77777777" w:rsidTr="001371C0">
        <w:trPr>
          <w:trHeight w:val="340"/>
        </w:trPr>
        <w:tc>
          <w:tcPr>
            <w:tcW w:w="1980" w:type="dxa"/>
            <w:vAlign w:val="center"/>
          </w:tcPr>
          <w:p w14:paraId="6C1FF6CB" w14:textId="13300383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214BB785" w14:textId="6A6A208E" w:rsidR="009F6680" w:rsidRPr="003F282C" w:rsidRDefault="006D12FD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</w:t>
            </w:r>
            <w:r w:rsidR="00E0122A"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896</w:t>
            </w:r>
          </w:p>
        </w:tc>
      </w:tr>
      <w:tr w:rsidR="009F6680" w:rsidRPr="003F282C" w14:paraId="43A612CC" w14:textId="77777777" w:rsidTr="001371C0">
        <w:trPr>
          <w:trHeight w:val="340"/>
        </w:trPr>
        <w:tc>
          <w:tcPr>
            <w:tcW w:w="1980" w:type="dxa"/>
            <w:vAlign w:val="center"/>
          </w:tcPr>
          <w:p w14:paraId="72124E83" w14:textId="340361E0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435AEB5B" w14:textId="3FE6C642" w:rsidR="009F6680" w:rsidRPr="003F282C" w:rsidRDefault="00626239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</w:t>
            </w:r>
            <w:r w:rsidR="00BF35E5"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051</w:t>
            </w:r>
          </w:p>
        </w:tc>
      </w:tr>
      <w:tr w:rsidR="009F6680" w:rsidRPr="003F282C" w14:paraId="44B98D93" w14:textId="77777777" w:rsidTr="001371C0">
        <w:trPr>
          <w:trHeight w:val="325"/>
        </w:trPr>
        <w:tc>
          <w:tcPr>
            <w:tcW w:w="1980" w:type="dxa"/>
            <w:vAlign w:val="center"/>
          </w:tcPr>
          <w:p w14:paraId="552BF160" w14:textId="00CEAB71" w:rsidR="009F6680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3</w:t>
            </w:r>
          </w:p>
        </w:tc>
        <w:tc>
          <w:tcPr>
            <w:tcW w:w="3827" w:type="dxa"/>
            <w:vAlign w:val="center"/>
          </w:tcPr>
          <w:p w14:paraId="11D7E4D7" w14:textId="19E76B4A" w:rsidR="009F6680" w:rsidRPr="003F282C" w:rsidRDefault="00BF35E5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2,</w:t>
            </w:r>
            <w:r w:rsidR="00DD3FF9"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141</w:t>
            </w:r>
          </w:p>
        </w:tc>
      </w:tr>
      <w:tr w:rsidR="002C5757" w:rsidRPr="003F282C" w14:paraId="306191B0" w14:textId="77777777" w:rsidTr="001371C0">
        <w:trPr>
          <w:trHeight w:val="325"/>
        </w:trPr>
        <w:tc>
          <w:tcPr>
            <w:tcW w:w="1980" w:type="dxa"/>
            <w:vAlign w:val="center"/>
          </w:tcPr>
          <w:p w14:paraId="57D72D9D" w14:textId="2A1EE368" w:rsidR="002C5757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</w:t>
            </w:r>
          </w:p>
        </w:tc>
        <w:tc>
          <w:tcPr>
            <w:tcW w:w="3827" w:type="dxa"/>
            <w:vAlign w:val="center"/>
          </w:tcPr>
          <w:p w14:paraId="74FDCF1D" w14:textId="321C7A96" w:rsidR="002C5757" w:rsidRPr="003F282C" w:rsidRDefault="00DD3FF9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1,794</w:t>
            </w:r>
          </w:p>
        </w:tc>
      </w:tr>
      <w:tr w:rsidR="002C5757" w:rsidRPr="003F282C" w14:paraId="686F1F30" w14:textId="77777777" w:rsidTr="001371C0">
        <w:trPr>
          <w:trHeight w:val="325"/>
        </w:trPr>
        <w:tc>
          <w:tcPr>
            <w:tcW w:w="1980" w:type="dxa"/>
            <w:vAlign w:val="center"/>
          </w:tcPr>
          <w:p w14:paraId="2C82EC8F" w14:textId="0A0C6AAE" w:rsidR="002C5757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0</w:t>
            </w:r>
          </w:p>
        </w:tc>
        <w:tc>
          <w:tcPr>
            <w:tcW w:w="3827" w:type="dxa"/>
            <w:vAlign w:val="center"/>
          </w:tcPr>
          <w:p w14:paraId="35B9FC72" w14:textId="796D4CD0" w:rsidR="00F44E61" w:rsidRPr="003F282C" w:rsidRDefault="00F44E61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1,</w:t>
            </w:r>
            <w:r w:rsidR="00815BF1"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174</w:t>
            </w:r>
          </w:p>
        </w:tc>
      </w:tr>
      <w:tr w:rsidR="002C5757" w:rsidRPr="003F282C" w14:paraId="1BCF8417" w14:textId="77777777" w:rsidTr="001371C0">
        <w:trPr>
          <w:trHeight w:val="325"/>
        </w:trPr>
        <w:tc>
          <w:tcPr>
            <w:tcW w:w="1980" w:type="dxa"/>
            <w:vAlign w:val="center"/>
          </w:tcPr>
          <w:p w14:paraId="2C5DA083" w14:textId="030B1C75" w:rsidR="002C5757" w:rsidRPr="003F282C" w:rsidRDefault="002C5757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3</w:t>
            </w:r>
          </w:p>
        </w:tc>
        <w:tc>
          <w:tcPr>
            <w:tcW w:w="3827" w:type="dxa"/>
            <w:vAlign w:val="center"/>
          </w:tcPr>
          <w:p w14:paraId="1EE39E47" w14:textId="27149181" w:rsidR="002C5757" w:rsidRPr="003F282C" w:rsidRDefault="00815BF1" w:rsidP="001371C0">
            <w:pPr>
              <w:tabs>
                <w:tab w:val="left" w:pos="1716"/>
              </w:tabs>
              <w:spacing w:line="276" w:lineRule="auto"/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</w:pPr>
            <w:r w:rsidRPr="003F28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lt-LT"/>
              </w:rPr>
              <w:t>3,116</w:t>
            </w:r>
          </w:p>
        </w:tc>
      </w:tr>
    </w:tbl>
    <w:p w14:paraId="0BE812B4" w14:textId="77777777" w:rsidR="003118D7" w:rsidRPr="003F282C" w:rsidRDefault="003118D7" w:rsidP="002C0B17">
      <w:pPr>
        <w:tabs>
          <w:tab w:val="left" w:pos="1716"/>
        </w:tabs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</w:p>
    <w:p w14:paraId="59D2B445" w14:textId="65359AD7" w:rsidR="00815BF1" w:rsidRPr="00492C85" w:rsidRDefault="0082788E" w:rsidP="00492C85">
      <w:pPr>
        <w:tabs>
          <w:tab w:val="left" w:pos="851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ab/>
      </w:r>
      <w:r w:rsidR="00815BF1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Kaip matome iš </w:t>
      </w:r>
      <w:r w:rsidR="00492C85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(13 lentelė) </w:t>
      </w:r>
      <w:r w:rsidR="005D38A1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modelis neprognozuoja tiksliai</w:t>
      </w:r>
      <w:r w:rsidR="000D7A1D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, tai paaiškina maža </w:t>
      </w:r>
      <w:proofErr w:type="spellStart"/>
      <w:r w:rsidR="000D7A1D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pseudo</w:t>
      </w:r>
      <w:proofErr w:type="spellEnd"/>
      <w:r w:rsidR="000D7A1D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R kvadrato reikšmė.</w:t>
      </w:r>
    </w:p>
    <w:p w14:paraId="7507F068" w14:textId="7457EC85" w:rsidR="000D7A1D" w:rsidRPr="003F282C" w:rsidRDefault="0082788E" w:rsidP="00C65A56">
      <w:pPr>
        <w:tabs>
          <w:tab w:val="left" w:pos="851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ab/>
      </w:r>
      <w:r w:rsidR="000D7A1D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Taigi, gavome model</w:t>
      </w:r>
      <w:r w:rsidR="00FD6986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į</w:t>
      </w:r>
      <w:r w:rsidR="000D7A1D" w:rsidRPr="003F282C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:</w:t>
      </w:r>
    </w:p>
    <w:p w14:paraId="775B71D8" w14:textId="0587EC47" w:rsidR="000D7A1D" w:rsidRPr="003F282C" w:rsidRDefault="006D611F" w:rsidP="007652DE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i/>
          <w:sz w:val="24"/>
          <w:szCs w:val="24"/>
          <w:lang w:val="lt-LT"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  <w:lang w:val="lt-L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  <w:lang w:val="lt-LT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  <w:lang w:val="lt-LT"/>
                  </w:rPr>
                  <m:t>publikuoti straipsniai</m:t>
                </m:r>
              </m:e>
            </m:d>
          </m:e>
        </m:func>
        <m:r>
          <w:rPr>
            <w:rFonts w:ascii="Cambria Math" w:hAnsi="Cambria Math" w:cstheme="majorBidi"/>
            <w:sz w:val="24"/>
            <w:szCs w:val="24"/>
            <w:lang w:val="lt-LT"/>
          </w:rPr>
          <m:t xml:space="preserve">= 0,205+0,269∙lytis 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vyras</m:t>
            </m:r>
          </m:e>
        </m:d>
        <m:r>
          <w:rPr>
            <w:rFonts w:ascii="Cambria Math" w:hAnsi="Cambria Math" w:cstheme="majorBidi"/>
            <w:sz w:val="24"/>
            <w:szCs w:val="24"/>
            <w:lang w:val="lt-LT"/>
          </w:rPr>
          <m:t xml:space="preserve">-0,155∙vedybinis statusas 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nevedęs</m:t>
            </m:r>
          </m:e>
        </m:d>
        <m:r>
          <w:rPr>
            <w:rFonts w:ascii="Cambria Math" w:hAnsi="Cambria Math" w:cstheme="majorBidi"/>
            <w:sz w:val="24"/>
            <w:szCs w:val="24"/>
            <w:lang w:val="lt-LT"/>
          </w:rPr>
          <m:t>-0,127∙vaikai +0,028∙mentoriaus straipsnių skaičius</m:t>
        </m:r>
      </m:oMath>
      <w:r w:rsidR="00FD6986" w:rsidRPr="003F282C">
        <w:rPr>
          <w:rFonts w:asciiTheme="majorBidi" w:eastAsiaTheme="minorEastAsia" w:hAnsiTheme="majorBidi" w:cstheme="majorBidi"/>
          <w:i/>
          <w:sz w:val="24"/>
          <w:szCs w:val="24"/>
          <w:lang w:val="lt-LT"/>
        </w:rPr>
        <w:t>.</w:t>
      </w:r>
    </w:p>
    <w:p w14:paraId="424A74B4" w14:textId="2EF42F2F" w:rsidR="000A6741" w:rsidRPr="003F282C" w:rsidRDefault="00C21A2C" w:rsidP="007652DE">
      <w:pPr>
        <w:pStyle w:val="Heading2"/>
        <w:spacing w:line="360" w:lineRule="auto"/>
        <w:rPr>
          <w:lang w:val="lt-LT"/>
        </w:rPr>
      </w:pPr>
      <w:bookmarkStart w:id="21" w:name="_Toc130137945"/>
      <w:r>
        <w:t xml:space="preserve">2.2 </w:t>
      </w:r>
      <w:r w:rsidR="002A0DC8">
        <w:rPr>
          <w:lang w:val="lt-LT"/>
        </w:rPr>
        <w:t>Modelis į</w:t>
      </w:r>
      <w:r w:rsidR="002A0DC8" w:rsidRPr="003F282C">
        <w:rPr>
          <w:lang w:val="lt-LT"/>
        </w:rPr>
        <w:t>vykių skaičiui</w:t>
      </w:r>
      <w:r w:rsidR="002A0DC8">
        <w:rPr>
          <w:lang w:val="lt-LT"/>
        </w:rPr>
        <w:t xml:space="preserve"> aprašyti</w:t>
      </w:r>
      <w:r w:rsidR="002A0DC8" w:rsidRPr="003F282C">
        <w:rPr>
          <w:lang w:val="lt-LT"/>
        </w:rPr>
        <w:t xml:space="preserve"> </w:t>
      </w:r>
      <w:r w:rsidR="000A6741" w:rsidRPr="003F282C">
        <w:rPr>
          <w:lang w:val="lt-LT"/>
        </w:rPr>
        <w:t>naudojant SAS</w:t>
      </w:r>
      <w:bookmarkEnd w:id="21"/>
    </w:p>
    <w:p w14:paraId="710E8982" w14:textId="152069AA" w:rsidR="00145730" w:rsidRPr="003F282C" w:rsidRDefault="00145730" w:rsidP="007652D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Analizę pradėsime nusibraižę </w:t>
      </w:r>
      <w:r w:rsidR="00175424" w:rsidRPr="003F282C">
        <w:rPr>
          <w:rFonts w:asciiTheme="majorBidi" w:hAnsiTheme="majorBidi" w:cstheme="majorBidi"/>
          <w:sz w:val="24"/>
          <w:szCs w:val="24"/>
          <w:lang w:val="lt-LT"/>
        </w:rPr>
        <w:t>stačiakampes diagramas.</w:t>
      </w:r>
      <w:r w:rsidR="00DC35B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C15670" w:rsidRPr="003F282C">
        <w:rPr>
          <w:rFonts w:asciiTheme="majorBidi" w:hAnsiTheme="majorBidi" w:cstheme="majorBidi"/>
          <w:sz w:val="24"/>
          <w:szCs w:val="24"/>
          <w:lang w:val="lt-LT"/>
        </w:rPr>
        <w:t>Stulpelį presti</w:t>
      </w:r>
      <w:r w:rsidR="007652DE" w:rsidRPr="003F282C">
        <w:rPr>
          <w:rFonts w:asciiTheme="majorBidi" w:hAnsiTheme="majorBidi" w:cstheme="majorBidi"/>
          <w:sz w:val="24"/>
          <w:szCs w:val="24"/>
          <w:lang w:val="lt-LT"/>
        </w:rPr>
        <w:t>ž</w:t>
      </w:r>
      <w:r w:rsidR="000A60D2" w:rsidRPr="003F282C">
        <w:rPr>
          <w:rFonts w:asciiTheme="majorBidi" w:hAnsiTheme="majorBidi" w:cstheme="majorBidi"/>
          <w:sz w:val="24"/>
          <w:szCs w:val="24"/>
          <w:lang w:val="lt-LT"/>
        </w:rPr>
        <w:t>as</w:t>
      </w:r>
      <w:r w:rsidR="00C15670" w:rsidRPr="003F282C">
        <w:rPr>
          <w:rFonts w:asciiTheme="majorBidi" w:hAnsiTheme="majorBidi" w:cstheme="majorBidi"/>
          <w:sz w:val="24"/>
          <w:szCs w:val="24"/>
          <w:lang w:val="lt-LT"/>
        </w:rPr>
        <w:t>, padalinome į dvi grupes: 1 grupė</w:t>
      </w:r>
      <w:r w:rsidR="00893EB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– daugiau už 3, 2 grupė – mažiau arba lygų 3. Taip pat stulpelis </w:t>
      </w:r>
      <w:r w:rsidR="0053623C" w:rsidRPr="003F282C">
        <w:rPr>
          <w:rFonts w:asciiTheme="majorBidi" w:hAnsiTheme="majorBidi" w:cstheme="majorBidi"/>
          <w:i/>
          <w:sz w:val="24"/>
          <w:szCs w:val="24"/>
          <w:lang w:val="lt-LT"/>
        </w:rPr>
        <w:t>mentori</w:t>
      </w:r>
      <w:r w:rsidR="000A60D2" w:rsidRPr="003F282C">
        <w:rPr>
          <w:rFonts w:asciiTheme="majorBidi" w:hAnsiTheme="majorBidi" w:cstheme="majorBidi"/>
          <w:i/>
          <w:sz w:val="24"/>
          <w:szCs w:val="24"/>
          <w:lang w:val="lt-LT"/>
        </w:rPr>
        <w:t xml:space="preserve">ai </w:t>
      </w:r>
      <w:r w:rsidR="0053623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buvo padalintas į 8 grupes: </w:t>
      </w:r>
      <w:r w:rsidR="00014D00" w:rsidRPr="003F282C">
        <w:rPr>
          <w:rFonts w:asciiTheme="majorBidi" w:hAnsiTheme="majorBidi" w:cstheme="majorBidi"/>
          <w:sz w:val="24"/>
          <w:szCs w:val="24"/>
          <w:lang w:val="lt-LT"/>
        </w:rPr>
        <w:t>0</w:t>
      </w:r>
      <w:r w:rsidR="0053623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grupė </w:t>
      </w:r>
      <w:r w:rsidR="00014D0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– kai straipsnių skaičius buvo 0 iki 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>9</w:t>
      </w:r>
      <w:r w:rsidR="00014D00" w:rsidRPr="003F282C">
        <w:rPr>
          <w:rFonts w:asciiTheme="majorBidi" w:hAnsiTheme="majorBidi" w:cstheme="majorBidi"/>
          <w:sz w:val="24"/>
          <w:szCs w:val="24"/>
          <w:lang w:val="lt-LT"/>
        </w:rPr>
        <w:t>, 1 grupė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nuo 10 iki</w:t>
      </w:r>
      <w:r w:rsidR="0053623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19, </w:t>
      </w:r>
      <w:r w:rsidR="00D15FA3" w:rsidRPr="003F282C">
        <w:rPr>
          <w:rFonts w:asciiTheme="majorBidi" w:hAnsiTheme="majorBidi" w:cstheme="majorBidi"/>
          <w:sz w:val="24"/>
          <w:szCs w:val="24"/>
          <w:lang w:val="lt-LT"/>
        </w:rPr>
        <w:t>2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grupė nuo 20 iki 29, </w:t>
      </w:r>
      <w:r w:rsidR="00D15FA3" w:rsidRPr="003F282C">
        <w:rPr>
          <w:rFonts w:asciiTheme="majorBidi" w:hAnsiTheme="majorBidi" w:cstheme="majorBidi"/>
          <w:sz w:val="24"/>
          <w:szCs w:val="24"/>
          <w:lang w:val="lt-LT"/>
        </w:rPr>
        <w:t>3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grupė nuo 30 iki 39, </w:t>
      </w:r>
      <w:r w:rsidR="00D15FA3" w:rsidRPr="003F282C">
        <w:rPr>
          <w:rFonts w:asciiTheme="majorBidi" w:hAnsiTheme="majorBidi" w:cstheme="majorBidi"/>
          <w:sz w:val="24"/>
          <w:szCs w:val="24"/>
          <w:lang w:val="lt-LT"/>
        </w:rPr>
        <w:t>4</w:t>
      </w:r>
      <w:r w:rsidR="00AD2999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grupė nuo </w:t>
      </w:r>
      <w:r w:rsidR="00D15FA3" w:rsidRPr="003F282C">
        <w:rPr>
          <w:rFonts w:asciiTheme="majorBidi" w:hAnsiTheme="majorBidi" w:cstheme="majorBidi"/>
          <w:sz w:val="24"/>
          <w:szCs w:val="24"/>
          <w:lang w:val="lt-LT"/>
        </w:rPr>
        <w:t xml:space="preserve">40 iki 49, 5 grupė nuo 50 iki </w:t>
      </w:r>
      <w:r w:rsidR="00A53A5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59, 6 grupė nuo 60 iki 69, 7 grupė nuo 70 iki 79 ir galiausiai </w:t>
      </w:r>
      <w:r w:rsidR="00D02D3B" w:rsidRPr="003F282C">
        <w:rPr>
          <w:rFonts w:asciiTheme="majorBidi" w:hAnsiTheme="majorBidi" w:cstheme="majorBidi"/>
          <w:sz w:val="24"/>
          <w:szCs w:val="24"/>
          <w:lang w:val="lt-LT"/>
        </w:rPr>
        <w:t>8 grupė nuo 80 iki 89 (tik vienas stebėjimas).</w:t>
      </w:r>
    </w:p>
    <w:p w14:paraId="175F5745" w14:textId="77777777" w:rsidR="00281F7C" w:rsidRDefault="00DC512D" w:rsidP="00281F7C">
      <w:pPr>
        <w:keepNext/>
      </w:pPr>
      <w:r w:rsidRPr="003F282C">
        <w:rPr>
          <w:noProof/>
          <w:lang w:val="lt-LT"/>
        </w:rPr>
        <w:lastRenderedPageBreak/>
        <w:drawing>
          <wp:inline distT="0" distB="0" distL="0" distR="0" wp14:anchorId="64A4A22F" wp14:editId="012525DB">
            <wp:extent cx="3013115" cy="2247084"/>
            <wp:effectExtent l="0" t="0" r="0" b="1270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165" cy="228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82C">
        <w:rPr>
          <w:noProof/>
          <w:lang w:val="lt-LT"/>
        </w:rPr>
        <w:drawing>
          <wp:inline distT="0" distB="0" distL="0" distR="0" wp14:anchorId="7AF7F47A" wp14:editId="4ED83EA4">
            <wp:extent cx="3011357" cy="2245773"/>
            <wp:effectExtent l="0" t="0" r="0" b="2540"/>
            <wp:docPr id="43" name="Picture 4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box and whisk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6" cy="22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82C">
        <w:rPr>
          <w:noProof/>
          <w:lang w:val="lt-LT"/>
        </w:rPr>
        <w:drawing>
          <wp:inline distT="0" distB="0" distL="0" distR="0" wp14:anchorId="4B60CA32" wp14:editId="5425CA6A">
            <wp:extent cx="3038500" cy="2266016"/>
            <wp:effectExtent l="0" t="0" r="0" b="0"/>
            <wp:docPr id="44" name="Picture 4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ox and whiske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30" cy="22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82C">
        <w:rPr>
          <w:noProof/>
          <w:lang w:val="lt-LT"/>
        </w:rPr>
        <w:drawing>
          <wp:inline distT="0" distB="0" distL="0" distR="0" wp14:anchorId="26E172E2" wp14:editId="79645BA6">
            <wp:extent cx="2993241" cy="2232264"/>
            <wp:effectExtent l="0" t="0" r="4445" b="3175"/>
            <wp:docPr id="45" name="Picture 4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ox and whisk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27" cy="22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82C">
        <w:rPr>
          <w:noProof/>
          <w:lang w:val="lt-LT"/>
        </w:rPr>
        <w:drawing>
          <wp:inline distT="0" distB="0" distL="0" distR="0" wp14:anchorId="0668D225" wp14:editId="0C7EA4C7">
            <wp:extent cx="3060281" cy="2282341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81" cy="228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165F" w14:textId="3ED71DE6" w:rsidR="00082BED" w:rsidRPr="00281F7C" w:rsidRDefault="00281F7C" w:rsidP="00281F7C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5</w: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Sta</w:t>
      </w:r>
      <w:proofErr w:type="spellStart"/>
      <w:r w:rsidRPr="00281F7C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čiakampės</w:t>
      </w:r>
      <w:proofErr w:type="spellEnd"/>
      <w:r w:rsidRPr="00281F7C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diagramos</w:t>
      </w:r>
    </w:p>
    <w:p w14:paraId="7130CD2A" w14:textId="0771BDDB" w:rsidR="00082BED" w:rsidRPr="003F282C" w:rsidRDefault="00C74F35" w:rsidP="00C74F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Iš </w:t>
      </w:r>
      <w:r w:rsidR="00082BED" w:rsidRPr="003F282C">
        <w:rPr>
          <w:rFonts w:ascii="Times New Roman" w:hAnsi="Times New Roman" w:cs="Times New Roman"/>
          <w:sz w:val="24"/>
          <w:szCs w:val="24"/>
          <w:lang w:val="lt-LT"/>
        </w:rPr>
        <w:t>stačiakampių diagramų galime pamatyti, jog</w:t>
      </w:r>
      <w:r w:rsidR="009F426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vyrai yra labiau linkę publikuoti straipsnius nei moterys, vertinant pagal </w:t>
      </w:r>
      <w:r w:rsidR="00A03201" w:rsidRPr="003F282C">
        <w:rPr>
          <w:rFonts w:ascii="Times New Roman" w:hAnsi="Times New Roman" w:cs="Times New Roman"/>
          <w:sz w:val="24"/>
          <w:szCs w:val="24"/>
          <w:lang w:val="lt-LT"/>
        </w:rPr>
        <w:t>vedybinį</w:t>
      </w:r>
      <w:r w:rsidR="005D31EA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statusą, tai dažniau daro vedę asmenys, </w:t>
      </w:r>
      <w:r w:rsidR="0045632D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turintys </w:t>
      </w:r>
      <w:r w:rsidR="00C43C66" w:rsidRPr="003F282C">
        <w:rPr>
          <w:rFonts w:ascii="Times New Roman" w:hAnsi="Times New Roman" w:cs="Times New Roman"/>
          <w:sz w:val="24"/>
          <w:szCs w:val="24"/>
          <w:lang w:val="lt-LT"/>
        </w:rPr>
        <w:t>vaikų, prestiž</w:t>
      </w:r>
      <w:r w:rsidR="00F05297" w:rsidRPr="003F282C">
        <w:rPr>
          <w:rFonts w:ascii="Times New Roman" w:hAnsi="Times New Roman" w:cs="Times New Roman"/>
          <w:sz w:val="24"/>
          <w:szCs w:val="24"/>
          <w:lang w:val="lt-LT"/>
        </w:rPr>
        <w:t>o lygis neturi didelės įtakos</w:t>
      </w:r>
      <w:r w:rsidR="006B0377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. </w:t>
      </w:r>
      <w:r w:rsidR="0034610A" w:rsidRPr="003F282C">
        <w:rPr>
          <w:rFonts w:ascii="Times New Roman" w:hAnsi="Times New Roman" w:cs="Times New Roman"/>
          <w:sz w:val="24"/>
          <w:szCs w:val="24"/>
          <w:lang w:val="lt-LT"/>
        </w:rPr>
        <w:t>Vertinant pagal mentorių publikuotų straipsnių skaičių</w:t>
      </w:r>
      <w:r w:rsidR="00EE782E" w:rsidRPr="003F282C">
        <w:rPr>
          <w:rFonts w:ascii="Times New Roman" w:hAnsi="Times New Roman" w:cs="Times New Roman"/>
          <w:sz w:val="24"/>
          <w:szCs w:val="24"/>
          <w:lang w:val="lt-LT"/>
        </w:rPr>
        <w:t>,</w:t>
      </w:r>
      <w:r w:rsidR="00296CCD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daugiausiai </w:t>
      </w:r>
      <w:r w:rsidR="00CF4ADD" w:rsidRPr="003F282C">
        <w:rPr>
          <w:rFonts w:ascii="Times New Roman" w:hAnsi="Times New Roman" w:cs="Times New Roman"/>
          <w:sz w:val="24"/>
          <w:szCs w:val="24"/>
          <w:lang w:val="lt-LT"/>
        </w:rPr>
        <w:t>straipsnių</w:t>
      </w:r>
      <w:r w:rsidR="00296CCD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publikavo asmenys, kurių mentoriai publikavo nuo 40 iki 49 straipsnių.</w:t>
      </w:r>
    </w:p>
    <w:p w14:paraId="6BD63692" w14:textId="6389D6A2" w:rsidR="00673E92" w:rsidRPr="003F282C" w:rsidRDefault="00673E92" w:rsidP="001908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lastRenderedPageBreak/>
        <w:t>Taip pat dar pažiūrėkime</w:t>
      </w:r>
      <w:r w:rsidR="00D0048A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D209E3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mokymų aibės </w:t>
      </w:r>
      <w:r w:rsidR="00B808E6" w:rsidRPr="003F282C">
        <w:rPr>
          <w:rFonts w:ascii="Times New Roman" w:hAnsi="Times New Roman" w:cs="Times New Roman"/>
          <w:sz w:val="24"/>
          <w:szCs w:val="24"/>
          <w:lang w:val="lt-LT"/>
        </w:rPr>
        <w:t>dažnių lenteles</w:t>
      </w:r>
      <w:r w:rsidR="00DC37B5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(stulpelis </w:t>
      </w:r>
      <w:r w:rsidR="00DC37B5" w:rsidRPr="003F282C">
        <w:rPr>
          <w:rFonts w:ascii="Times New Roman" w:hAnsi="Times New Roman" w:cs="Times New Roman"/>
          <w:i/>
          <w:iCs/>
          <w:sz w:val="24"/>
          <w:szCs w:val="24"/>
          <w:lang w:val="lt-LT"/>
        </w:rPr>
        <w:t>prestiž</w:t>
      </w:r>
      <w:r w:rsidR="000A60D2" w:rsidRPr="003F282C">
        <w:rPr>
          <w:rFonts w:ascii="Times New Roman" w:hAnsi="Times New Roman" w:cs="Times New Roman"/>
          <w:i/>
          <w:iCs/>
          <w:sz w:val="24"/>
          <w:szCs w:val="24"/>
          <w:lang w:val="lt-LT"/>
        </w:rPr>
        <w:t xml:space="preserve">as </w:t>
      </w:r>
      <w:r w:rsidR="00DC37B5" w:rsidRPr="003F282C">
        <w:rPr>
          <w:rFonts w:ascii="Times New Roman" w:hAnsi="Times New Roman" w:cs="Times New Roman"/>
          <w:sz w:val="24"/>
          <w:szCs w:val="24"/>
          <w:lang w:val="lt-LT"/>
        </w:rPr>
        <w:t>yra sugrupuotas į 1</w:t>
      </w:r>
      <w:r w:rsidR="00BE5923" w:rsidRPr="003F282C">
        <w:rPr>
          <w:rFonts w:ascii="Times New Roman" w:hAnsi="Times New Roman" w:cs="Times New Roman"/>
          <w:sz w:val="24"/>
          <w:szCs w:val="24"/>
          <w:lang w:val="lt-LT"/>
        </w:rPr>
        <w:t>0</w:t>
      </w:r>
      <w:r w:rsidR="00DC37B5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grupių</w:t>
      </w:r>
      <w:r w:rsidR="00BE5923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(</w:t>
      </w:r>
      <w:r w:rsidR="00EF7820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nuo 0 iki 5, kas 0.5; grupės </w:t>
      </w:r>
      <w:r w:rsidR="001908D3" w:rsidRPr="003F282C">
        <w:rPr>
          <w:rFonts w:ascii="Times New Roman" w:hAnsi="Times New Roman" w:cs="Times New Roman"/>
          <w:sz w:val="24"/>
          <w:szCs w:val="24"/>
          <w:lang w:val="lt-LT"/>
        </w:rPr>
        <w:t>skaičius</w:t>
      </w:r>
      <w:r w:rsidR="00EF7820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rodo </w:t>
      </w:r>
      <w:r w:rsidR="001908D3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intervalo galą, pvz. </w:t>
      </w:r>
      <w:r w:rsidR="00D76B39" w:rsidRPr="003F282C">
        <w:rPr>
          <w:rFonts w:ascii="Times New Roman" w:hAnsi="Times New Roman" w:cs="Times New Roman"/>
          <w:sz w:val="24"/>
          <w:szCs w:val="24"/>
          <w:lang w:val="lt-LT"/>
        </w:rPr>
        <w:t>grupė 1 rodo, kad prestižo lygis yra nuo 0.5 iki 1</w:t>
      </w:r>
      <w:r w:rsidR="00BE5923" w:rsidRPr="003F282C">
        <w:rPr>
          <w:rFonts w:ascii="Times New Roman" w:hAnsi="Times New Roman" w:cs="Times New Roman"/>
          <w:sz w:val="24"/>
          <w:szCs w:val="24"/>
          <w:lang w:val="lt-LT"/>
        </w:rPr>
        <w:t>)</w:t>
      </w:r>
      <w:r w:rsidR="000A60D2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, </w:t>
      </w:r>
      <w:r w:rsidR="00F96AE4" w:rsidRPr="003F282C">
        <w:rPr>
          <w:rFonts w:ascii="Times New Roman" w:hAnsi="Times New Roman" w:cs="Times New Roman"/>
          <w:sz w:val="24"/>
          <w:szCs w:val="24"/>
          <w:lang w:val="lt-LT"/>
        </w:rPr>
        <w:t>stulpelis</w:t>
      </w:r>
      <w:r w:rsidR="000A60D2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0A60D2" w:rsidRPr="003F282C">
        <w:rPr>
          <w:rFonts w:ascii="Times New Roman" w:hAnsi="Times New Roman" w:cs="Times New Roman"/>
          <w:i/>
          <w:iCs/>
          <w:sz w:val="24"/>
          <w:szCs w:val="24"/>
          <w:lang w:val="lt-LT"/>
        </w:rPr>
        <w:t>mentoriai</w:t>
      </w:r>
      <w:r w:rsidR="00F96AE4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lieka su tomis pačiomis grupėmis kai ir braižant stačiakampes diagramas</w:t>
      </w:r>
      <w:r w:rsidR="00DC37B5" w:rsidRPr="003F282C">
        <w:rPr>
          <w:rFonts w:ascii="Times New Roman" w:hAnsi="Times New Roman" w:cs="Times New Roman"/>
          <w:sz w:val="24"/>
          <w:szCs w:val="24"/>
          <w:lang w:val="lt-LT"/>
        </w:rPr>
        <w:t>)</w:t>
      </w:r>
      <w:r w:rsidR="00B808E6" w:rsidRPr="003F282C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0E2192EA" w14:textId="77777777" w:rsidR="00281F7C" w:rsidRDefault="00C719F1" w:rsidP="00281F7C">
      <w:pPr>
        <w:keepNext/>
        <w:spacing w:line="360" w:lineRule="auto"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27A9267F" wp14:editId="254E15A6">
            <wp:extent cx="3507235" cy="97777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302" cy="9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6F7A" w14:textId="2DB53953" w:rsidR="00281F7C" w:rsidRPr="00281F7C" w:rsidRDefault="00281F7C" w:rsidP="00281F7C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6</w: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Lyties dažnių lentelė</w:t>
      </w:r>
    </w:p>
    <w:p w14:paraId="7A8A1EC0" w14:textId="63FD7328" w:rsidR="00A03201" w:rsidRPr="003F282C" w:rsidRDefault="00A03201" w:rsidP="00A03201">
      <w:pPr>
        <w:pStyle w:val="Caption"/>
        <w:jc w:val="both"/>
        <w:rPr>
          <w:lang w:val="lt-LT"/>
        </w:rPr>
      </w:pPr>
    </w:p>
    <w:p w14:paraId="626D2918" w14:textId="77777777" w:rsidR="00281F7C" w:rsidRDefault="00C719F1" w:rsidP="00281F7C">
      <w:pPr>
        <w:keepNext/>
        <w:spacing w:line="360" w:lineRule="auto"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539BD129" wp14:editId="7AD63420">
            <wp:extent cx="3507105" cy="9777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642" cy="9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CBF" w14:textId="2564E34D" w:rsidR="00A03201" w:rsidRPr="00281F7C" w:rsidRDefault="00281F7C" w:rsidP="00281F7C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7</w: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281F7C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Vedybinio statuso dažnių lentelė</w:t>
      </w:r>
    </w:p>
    <w:p w14:paraId="352A15CB" w14:textId="40466A6E" w:rsidR="00A03201" w:rsidRPr="003F282C" w:rsidRDefault="00A03201" w:rsidP="00A03201">
      <w:pPr>
        <w:pStyle w:val="Caption"/>
        <w:jc w:val="both"/>
        <w:rPr>
          <w:lang w:val="lt-LT"/>
        </w:rPr>
      </w:pPr>
    </w:p>
    <w:p w14:paraId="38977E6D" w14:textId="77777777" w:rsidR="0010038E" w:rsidRDefault="00C719F1" w:rsidP="0010038E">
      <w:pPr>
        <w:keepNext/>
        <w:spacing w:line="360" w:lineRule="auto"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7FAE0C47" wp14:editId="74F4A126">
            <wp:extent cx="3507105" cy="2044019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66" cy="20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1A54" w14:textId="2E649EC0" w:rsidR="00A03201" w:rsidRPr="004B40EA" w:rsidRDefault="0010038E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8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="004B40EA"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="004B40EA"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Mentorių išleistų </w:t>
      </w:r>
      <w:r w:rsidR="00C977AC"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straipsnių</w:t>
      </w:r>
      <w:r w:rsidR="004B40EA"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skaičius</w:t>
      </w:r>
    </w:p>
    <w:p w14:paraId="4087B593" w14:textId="77777777" w:rsidR="004B40EA" w:rsidRDefault="00C719F1" w:rsidP="004B40EA">
      <w:pPr>
        <w:keepNext/>
        <w:spacing w:line="360" w:lineRule="auto"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66E1DC2D" wp14:editId="280AD31C">
            <wp:extent cx="3268301" cy="22868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431" cy="229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27D9" w14:textId="1E8367D9" w:rsidR="00A03201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9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Prestižo lygio dažnių lentelė</w:t>
      </w:r>
    </w:p>
    <w:p w14:paraId="36DF6467" w14:textId="77777777" w:rsidR="004B40EA" w:rsidRDefault="00C719F1" w:rsidP="004B40EA">
      <w:pPr>
        <w:keepNext/>
        <w:spacing w:line="360" w:lineRule="auto"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5836BDC7" wp14:editId="3A3F0E16">
            <wp:extent cx="3325495" cy="1426745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01" cy="14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A8B8" w14:textId="435D90B8" w:rsidR="00A03201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10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Vaikų skaičiaus dažnių lentelė</w:t>
      </w:r>
    </w:p>
    <w:p w14:paraId="14820702" w14:textId="2839836D" w:rsidR="000478ED" w:rsidRPr="003F282C" w:rsidRDefault="006356FD" w:rsidP="00765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Iš dažnių lentelių galime matyti, jog moterų skaičius skiriasi visai nedaug nuo vyrų</w:t>
      </w:r>
      <w:r w:rsidR="00746D2F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, </w:t>
      </w:r>
      <w:r w:rsidR="008065A8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vedusių asmenų yra daugiau nei puse, </w:t>
      </w:r>
      <w:r w:rsidR="00712944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mentorių išleistų straipsnių skaičius didžiausias intervale nuo 0 iki </w:t>
      </w:r>
      <w:r w:rsidR="003B0F3A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10, didžiausiais prestižo lygis matomas intervale nuo 2.5 iki 3 (mažesnio nei 0.5 prestižo lygio nebuvo), </w:t>
      </w:r>
      <w:r w:rsidR="00C552AF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dažniausias vaikų skaičius yra 0 arba 1. </w:t>
      </w:r>
    </w:p>
    <w:p w14:paraId="17223D24" w14:textId="7C0D10F7" w:rsidR="0081467E" w:rsidRPr="003F282C" w:rsidRDefault="0081467E" w:rsidP="0081467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Dabar patikrinsime vizualiai, ar dispersija lygi vidurkiui. </w:t>
      </w:r>
    </w:p>
    <w:p w14:paraId="5C317CCA" w14:textId="77777777" w:rsidR="004B40EA" w:rsidRDefault="00A318E2" w:rsidP="004B40EA">
      <w:pPr>
        <w:keepNext/>
        <w:spacing w:line="360" w:lineRule="auto"/>
        <w:jc w:val="center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100A5FD3" wp14:editId="09E3E0D3">
            <wp:extent cx="3576340" cy="2706986"/>
            <wp:effectExtent l="0" t="0" r="5080" b="0"/>
            <wp:docPr id="53" name="Picture 5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hist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622" cy="274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659B" w14:textId="5BAE5392" w:rsidR="00A318E2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11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Mokymo aibės histograma</w:t>
      </w:r>
    </w:p>
    <w:p w14:paraId="02FBB581" w14:textId="02F729C6" w:rsidR="00A318E2" w:rsidRPr="003F282C" w:rsidRDefault="00A45706" w:rsidP="00A318E2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Kaip matome, </w:t>
      </w:r>
      <w:r w:rsidR="00B10D7F" w:rsidRPr="003F282C">
        <w:rPr>
          <w:rFonts w:asciiTheme="majorBidi" w:hAnsiTheme="majorBidi" w:cstheme="majorBidi"/>
          <w:sz w:val="24"/>
          <w:szCs w:val="24"/>
          <w:lang w:val="lt-LT"/>
        </w:rPr>
        <w:t>publikuotų straipsnių skaičius yra intervale nuo 0 iki 16</w:t>
      </w:r>
      <w:r w:rsidR="00C26A08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Dažniausiai buvo nepublikuotas nei vienas </w:t>
      </w:r>
      <w:r w:rsidR="00B15CC5" w:rsidRPr="003F282C">
        <w:rPr>
          <w:rFonts w:asciiTheme="majorBidi" w:hAnsiTheme="majorBidi" w:cstheme="majorBidi"/>
          <w:sz w:val="24"/>
          <w:szCs w:val="24"/>
          <w:lang w:val="lt-LT"/>
        </w:rPr>
        <w:t>straipsnis arba tik vienas. Taip pat histogramoje paskaičiuotas vidurkis</w:t>
      </w:r>
      <w:r w:rsidR="00681E4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(1</w:t>
      </w:r>
      <w:r w:rsidR="00705635"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  <w:r w:rsidR="00681E4D" w:rsidRPr="003F282C">
        <w:rPr>
          <w:rFonts w:asciiTheme="majorBidi" w:hAnsiTheme="majorBidi" w:cstheme="majorBidi"/>
          <w:sz w:val="24"/>
          <w:szCs w:val="24"/>
          <w:lang w:val="lt-LT"/>
        </w:rPr>
        <w:t>7)</w:t>
      </w:r>
      <w:r w:rsidR="00B15CC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bei </w:t>
      </w:r>
      <w:r w:rsidR="00705635" w:rsidRPr="003F282C">
        <w:rPr>
          <w:rFonts w:asciiTheme="majorBidi" w:hAnsiTheme="majorBidi" w:cstheme="majorBidi"/>
          <w:sz w:val="24"/>
          <w:szCs w:val="24"/>
          <w:lang w:val="lt-LT"/>
        </w:rPr>
        <w:t>standartinis</w:t>
      </w:r>
      <w:r w:rsidR="00B15CC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nuokrypis</w:t>
      </w:r>
      <w:r w:rsidR="00681E4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(1</w:t>
      </w:r>
      <w:r w:rsidR="00705635"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  <w:r w:rsidR="00681E4D" w:rsidRPr="003F282C">
        <w:rPr>
          <w:rFonts w:asciiTheme="majorBidi" w:hAnsiTheme="majorBidi" w:cstheme="majorBidi"/>
          <w:sz w:val="24"/>
          <w:szCs w:val="24"/>
          <w:lang w:val="lt-LT"/>
        </w:rPr>
        <w:t>8)</w:t>
      </w:r>
      <w:r w:rsidR="00B15CC5" w:rsidRPr="003F282C">
        <w:rPr>
          <w:rFonts w:asciiTheme="majorBidi" w:hAnsiTheme="majorBidi" w:cstheme="majorBidi"/>
          <w:sz w:val="24"/>
          <w:szCs w:val="24"/>
          <w:lang w:val="lt-LT"/>
        </w:rPr>
        <w:t>,</w:t>
      </w:r>
      <w:r w:rsidR="00681E4D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kurie parodo, jog vidurkis yra mažesnis už dispersiją.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</w:p>
    <w:p w14:paraId="063063EB" w14:textId="5673EABC" w:rsidR="00A65595" w:rsidRPr="003F282C" w:rsidRDefault="007F7C8F" w:rsidP="006758E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Duomenims pritaikome Puasono regresiją. </w:t>
      </w:r>
    </w:p>
    <w:p w14:paraId="4DEB88D7" w14:textId="77777777" w:rsidR="004B40EA" w:rsidRDefault="006758EE" w:rsidP="004B40EA">
      <w:pPr>
        <w:keepNext/>
        <w:spacing w:before="240" w:line="360" w:lineRule="auto"/>
        <w:ind w:firstLine="720"/>
        <w:jc w:val="center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2317D01A" wp14:editId="7D9A6E28">
            <wp:extent cx="5368705" cy="2035985"/>
            <wp:effectExtent l="0" t="0" r="3810" b="0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722" cy="20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6F16" w14:textId="2F4E98C2" w:rsidR="00AF180D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12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Kovariančių</w:t>
      </w:r>
      <w:proofErr w:type="spellEnd"/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reikšmingumo lentelė</w:t>
      </w:r>
    </w:p>
    <w:p w14:paraId="66C89CDD" w14:textId="4CE97F7E" w:rsidR="006758EE" w:rsidRPr="003F282C" w:rsidRDefault="006758EE" w:rsidP="007652DE">
      <w:pPr>
        <w:spacing w:before="240" w:line="360" w:lineRule="auto"/>
        <w:ind w:firstLine="720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Kaip matome</w:t>
      </w:r>
      <w:r w:rsidR="003010F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iš lentelės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</w:t>
      </w:r>
      <w:r w:rsidR="003010F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visos </w:t>
      </w:r>
      <w:proofErr w:type="spellStart"/>
      <w:r w:rsidR="003010F5" w:rsidRPr="003F282C">
        <w:rPr>
          <w:rFonts w:asciiTheme="majorBidi" w:hAnsiTheme="majorBidi" w:cstheme="majorBidi"/>
          <w:sz w:val="24"/>
          <w:szCs w:val="24"/>
          <w:lang w:val="lt-LT"/>
        </w:rPr>
        <w:t>kovariantės</w:t>
      </w:r>
      <w:proofErr w:type="spellEnd"/>
      <w:r w:rsidR="003010F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yra reikšmingos išskyrus prestižo lygį. Dabar patikrinime </w:t>
      </w:r>
      <w:r w:rsidR="008C4902" w:rsidRPr="003F282C">
        <w:rPr>
          <w:rFonts w:asciiTheme="majorBidi" w:hAnsiTheme="majorBidi" w:cstheme="majorBidi"/>
          <w:sz w:val="24"/>
          <w:szCs w:val="24"/>
          <w:lang w:val="lt-LT"/>
        </w:rPr>
        <w:t>deviacijos ir jos laisvės laipsnių santykius.</w:t>
      </w:r>
    </w:p>
    <w:p w14:paraId="78EF8CB2" w14:textId="77777777" w:rsidR="004B40EA" w:rsidRDefault="007F7C8F" w:rsidP="004B40EA">
      <w:pPr>
        <w:keepNext/>
        <w:spacing w:before="240" w:line="360" w:lineRule="auto"/>
        <w:ind w:firstLine="720"/>
        <w:jc w:val="center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157BF3E4" wp14:editId="5B6F638D">
            <wp:extent cx="3105339" cy="2208017"/>
            <wp:effectExtent l="0" t="0" r="6350" b="1905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33" cy="221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9E65" w14:textId="66CAB18C" w:rsidR="000006DD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13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Suderinamumo matų ir statistikos lentelė</w:t>
      </w:r>
    </w:p>
    <w:p w14:paraId="4EA80255" w14:textId="7218C0F9" w:rsidR="00E90B95" w:rsidRPr="003F282C" w:rsidRDefault="001649E1" w:rsidP="007652DE">
      <w:pPr>
        <w:spacing w:before="24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Iš lentelės matome, jog jis lygus 1.75, o tai </w:t>
      </w:r>
      <w:r w:rsidR="00170B41" w:rsidRPr="003F282C">
        <w:rPr>
          <w:rFonts w:asciiTheme="majorBidi" w:hAnsiTheme="majorBidi" w:cstheme="majorBidi"/>
          <w:sz w:val="24"/>
          <w:szCs w:val="24"/>
          <w:lang w:val="lt-LT"/>
        </w:rPr>
        <w:t>parodo modelio netinkamumą.</w:t>
      </w:r>
      <w:r w:rsidR="00E90B9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D732C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Dar kartą tuo įsitikinti galime </w:t>
      </w:r>
      <w:r w:rsidR="009E04A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patikrindami ar deviacijos ir jos laipsnių santykis statistiškai skiriasi nuo 1. </w:t>
      </w:r>
    </w:p>
    <w:p w14:paraId="7A9ADCB2" w14:textId="77777777" w:rsidR="004B40EA" w:rsidRDefault="000D77C4" w:rsidP="004B40EA">
      <w:pPr>
        <w:keepNext/>
        <w:spacing w:before="240" w:line="360" w:lineRule="auto"/>
        <w:jc w:val="center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22CBF09B" wp14:editId="6AA301DF">
            <wp:extent cx="1676400" cy="495300"/>
            <wp:effectExtent l="0" t="0" r="0" b="0"/>
            <wp:docPr id="56" name="Picture 5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calenda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CB72" w14:textId="70528855" w:rsidR="000D77C4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14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p-reikšmė</w:t>
      </w:r>
    </w:p>
    <w:p w14:paraId="6EB08241" w14:textId="3CD9FE84" w:rsidR="000D77C4" w:rsidRPr="003F282C" w:rsidRDefault="003F1ABD" w:rsidP="007652D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Gauta p-reikšmė lygi 0, o tai atmeta mūsų nulinę hipotezę</w:t>
      </w:r>
      <w:r w:rsidR="00E673BD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ir </w:t>
      </w:r>
      <w:r w:rsidR="00415171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taip </w:t>
      </w:r>
      <w:r w:rsidR="00E673BD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dar kartą </w:t>
      </w:r>
      <w:r w:rsidR="00245B4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įsitikiname, jog </w:t>
      </w:r>
      <w:r w:rsidR="00415171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Puasono </w:t>
      </w:r>
      <w:r w:rsidR="00245B4C" w:rsidRPr="003F282C">
        <w:rPr>
          <w:rFonts w:ascii="Times New Roman" w:hAnsi="Times New Roman" w:cs="Times New Roman"/>
          <w:sz w:val="24"/>
          <w:szCs w:val="24"/>
          <w:lang w:val="lt-LT"/>
        </w:rPr>
        <w:t>modelis netinkamas</w:t>
      </w:r>
      <w:r w:rsidR="00415171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, tačiau turėtų tikti neigiamas binominis. </w:t>
      </w:r>
    </w:p>
    <w:p w14:paraId="11B8D4C1" w14:textId="4F0259B3" w:rsidR="00443420" w:rsidRPr="003F282C" w:rsidRDefault="00F739F1" w:rsidP="007652DE">
      <w:pPr>
        <w:spacing w:line="360" w:lineRule="auto"/>
        <w:ind w:firstLine="709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Dabar patikrinkime modelio prielaidas: išskir</w:t>
      </w:r>
      <w:r w:rsidR="00E7594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čių bei </w:t>
      </w:r>
      <w:proofErr w:type="spellStart"/>
      <w:r w:rsidR="00E7594E" w:rsidRPr="003F282C">
        <w:rPr>
          <w:rFonts w:asciiTheme="majorBidi" w:hAnsiTheme="majorBidi" w:cstheme="majorBidi"/>
          <w:sz w:val="24"/>
          <w:szCs w:val="24"/>
          <w:lang w:val="lt-LT"/>
        </w:rPr>
        <w:t>multikoline</w:t>
      </w:r>
      <w:r w:rsidR="00497C99">
        <w:rPr>
          <w:rFonts w:asciiTheme="majorBidi" w:hAnsiTheme="majorBidi" w:cstheme="majorBidi"/>
          <w:sz w:val="24"/>
          <w:szCs w:val="24"/>
          <w:lang w:val="lt-LT"/>
        </w:rPr>
        <w:t>a</w:t>
      </w:r>
      <w:r w:rsidR="00E7594E" w:rsidRPr="003F282C">
        <w:rPr>
          <w:rFonts w:asciiTheme="majorBidi" w:hAnsiTheme="majorBidi" w:cstheme="majorBidi"/>
          <w:sz w:val="24"/>
          <w:szCs w:val="24"/>
          <w:lang w:val="lt-LT"/>
        </w:rPr>
        <w:t>rumo</w:t>
      </w:r>
      <w:proofErr w:type="spellEnd"/>
      <w:r w:rsidR="00E7594E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nebuvimą. </w:t>
      </w:r>
      <w:r w:rsidR="00944A67" w:rsidRPr="003F282C">
        <w:rPr>
          <w:rFonts w:asciiTheme="majorBidi" w:hAnsiTheme="majorBidi" w:cstheme="majorBidi"/>
          <w:sz w:val="24"/>
          <w:szCs w:val="24"/>
          <w:lang w:val="lt-LT"/>
        </w:rPr>
        <w:t>Išskirtims</w:t>
      </w:r>
      <w:r w:rsidR="00443420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naudosime Kuko diagramą, </w:t>
      </w:r>
      <w:proofErr w:type="spellStart"/>
      <w:r w:rsidR="00944A67" w:rsidRPr="003F282C">
        <w:rPr>
          <w:rFonts w:asciiTheme="majorBidi" w:hAnsiTheme="majorBidi" w:cstheme="majorBidi"/>
          <w:sz w:val="24"/>
          <w:szCs w:val="24"/>
          <w:lang w:val="lt-LT"/>
        </w:rPr>
        <w:t>DFBET‘ų</w:t>
      </w:r>
      <w:proofErr w:type="spellEnd"/>
      <w:r w:rsidR="00944A67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statistiką ir standartizuotąsias liekanas.</w:t>
      </w:r>
    </w:p>
    <w:p w14:paraId="76D20D2E" w14:textId="77777777" w:rsidR="004B40EA" w:rsidRDefault="00CA7C71" w:rsidP="004B40EA">
      <w:pPr>
        <w:keepNext/>
        <w:spacing w:line="360" w:lineRule="auto"/>
        <w:jc w:val="center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2FFF1EE9" wp14:editId="6F69F32C">
            <wp:extent cx="3657600" cy="2749995"/>
            <wp:effectExtent l="0" t="0" r="0" b="6350"/>
            <wp:docPr id="57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histo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75" cy="27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601A" w14:textId="69F79311" w:rsidR="00CA7C71" w:rsidRPr="004B40EA" w:rsidRDefault="004B40EA" w:rsidP="004B40EA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15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4B40EA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Kuko išskirčių grafikas </w:t>
      </w:r>
    </w:p>
    <w:p w14:paraId="4C959D73" w14:textId="635EBE93" w:rsidR="00EE6DF0" w:rsidRPr="003F282C" w:rsidRDefault="000B742A" w:rsidP="00765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Kaip matome </w:t>
      </w:r>
      <w:r w:rsidR="00EE6DF0" w:rsidRPr="003F282C">
        <w:rPr>
          <w:rFonts w:ascii="Times New Roman" w:hAnsi="Times New Roman" w:cs="Times New Roman"/>
          <w:sz w:val="24"/>
          <w:szCs w:val="24"/>
          <w:lang w:val="lt-LT"/>
        </w:rPr>
        <w:t>nei vienas koeficientas neviršija 1, o tai rodo, jog duomenys išskirčių neturi.</w:t>
      </w:r>
      <w:r w:rsidR="00A905B2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Patikrinimui galime pasinaudoti </w:t>
      </w:r>
      <w:proofErr w:type="spellStart"/>
      <w:r w:rsidR="00A905B2" w:rsidRPr="003F282C">
        <w:rPr>
          <w:rFonts w:ascii="Times New Roman" w:hAnsi="Times New Roman" w:cs="Times New Roman"/>
          <w:sz w:val="24"/>
          <w:szCs w:val="24"/>
          <w:lang w:val="lt-LT"/>
        </w:rPr>
        <w:t>DFBET‘ų</w:t>
      </w:r>
      <w:proofErr w:type="spellEnd"/>
      <w:r w:rsidR="00A905B2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statistika</w:t>
      </w:r>
      <w:r w:rsidR="00FF6945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kiekybiniams duomenims</w:t>
      </w:r>
      <w:r w:rsidR="00A905B2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. </w:t>
      </w:r>
    </w:p>
    <w:p w14:paraId="66B17257" w14:textId="77777777" w:rsidR="004B40EA" w:rsidRDefault="00FB63B3" w:rsidP="004B40EA">
      <w:pPr>
        <w:keepNext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05DBF610" wp14:editId="399480D0">
            <wp:extent cx="4635375" cy="3437776"/>
            <wp:effectExtent l="0" t="0" r="635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97" cy="34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BE44" w14:textId="0D4EFAAC" w:rsidR="00F96692" w:rsidRPr="007F3265" w:rsidRDefault="004B40EA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16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="007F3265"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DFBET’ų</w:t>
      </w:r>
      <w:proofErr w:type="spellEnd"/>
      <w:r w:rsidR="007F3265"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statistikos kiekybiniams duomenims</w:t>
      </w:r>
    </w:p>
    <w:p w14:paraId="70486818" w14:textId="790996E3" w:rsidR="00A318E2" w:rsidRPr="003F282C" w:rsidRDefault="00FF6945" w:rsidP="00765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Kaip matome niekas </w:t>
      </w:r>
      <w:r w:rsidR="00B04259" w:rsidRPr="003F282C">
        <w:rPr>
          <w:rFonts w:ascii="Times New Roman" w:hAnsi="Times New Roman" w:cs="Times New Roman"/>
          <w:sz w:val="24"/>
          <w:szCs w:val="24"/>
          <w:lang w:val="lt-LT"/>
        </w:rPr>
        <w:t>neviršija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1F4625">
        <w:rPr>
          <w:rFonts w:ascii="Times New Roman" w:hAnsi="Times New Roman" w:cs="Times New Roman"/>
          <w:sz w:val="24"/>
          <w:szCs w:val="24"/>
          <w:lang w:val="lt-LT"/>
        </w:rPr>
        <w:t>1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, o tai dar kartą </w:t>
      </w:r>
      <w:r w:rsidR="00045DE6" w:rsidRPr="003F282C">
        <w:rPr>
          <w:rFonts w:ascii="Times New Roman" w:hAnsi="Times New Roman" w:cs="Times New Roman"/>
          <w:sz w:val="24"/>
          <w:szCs w:val="24"/>
          <w:lang w:val="lt-LT"/>
        </w:rPr>
        <w:t>įrodo, jog išskirčių nėra.</w:t>
      </w:r>
    </w:p>
    <w:p w14:paraId="6508B7BB" w14:textId="77777777" w:rsidR="007F3265" w:rsidRDefault="001E3FC9" w:rsidP="007F3265">
      <w:pPr>
        <w:keepNext/>
        <w:spacing w:line="360" w:lineRule="auto"/>
        <w:ind w:firstLine="720"/>
      </w:pPr>
      <w:r w:rsidRPr="003F282C">
        <w:rPr>
          <w:rFonts w:asciiTheme="majorBidi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6D1F81A0" wp14:editId="2AEB1C39">
            <wp:extent cx="4541142" cy="3367889"/>
            <wp:effectExtent l="0" t="0" r="5715" b="0"/>
            <wp:docPr id="82" name="Picture 8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scatter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60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58CA" w14:textId="084C61A6" w:rsidR="001E3FC9" w:rsidRPr="007F3265" w:rsidRDefault="007F3265" w:rsidP="007F3265">
      <w:pPr>
        <w:pStyle w:val="Caption"/>
        <w:spacing w:line="360" w:lineRule="auto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17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Standartizuotų liekanų grafikas</w:t>
      </w:r>
    </w:p>
    <w:p w14:paraId="1FA8E75E" w14:textId="7A8D10E6" w:rsidR="007A2206" w:rsidRPr="003F282C" w:rsidRDefault="00A97FC0" w:rsidP="00BC06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S</w:t>
      </w:r>
      <w:r w:rsidR="007A2206" w:rsidRPr="003F282C">
        <w:rPr>
          <w:rFonts w:ascii="Times New Roman" w:hAnsi="Times New Roman" w:cs="Times New Roman"/>
          <w:sz w:val="24"/>
          <w:szCs w:val="24"/>
          <w:lang w:val="lt-LT"/>
        </w:rPr>
        <w:t>tandartizuotų liekanų grafik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as rodo, jog vis </w:t>
      </w:r>
      <w:r w:rsidR="00E97BA1" w:rsidRPr="003F282C">
        <w:rPr>
          <w:rFonts w:ascii="Times New Roman" w:hAnsi="Times New Roman" w:cs="Times New Roman"/>
          <w:sz w:val="24"/>
          <w:szCs w:val="24"/>
          <w:lang w:val="lt-LT"/>
        </w:rPr>
        <w:t>dėlto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išskirčių yra, tačiau kadangi prieš tai atlikt</w:t>
      </w:r>
      <w:r w:rsidR="00C16126" w:rsidRPr="003F282C">
        <w:rPr>
          <w:rFonts w:ascii="Times New Roman" w:hAnsi="Times New Roman" w:cs="Times New Roman"/>
          <w:sz w:val="24"/>
          <w:szCs w:val="24"/>
          <w:lang w:val="lt-LT"/>
        </w:rPr>
        <w:t>i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du testai parodė </w:t>
      </w:r>
      <w:r w:rsidR="00194206" w:rsidRPr="003F282C">
        <w:rPr>
          <w:rFonts w:ascii="Times New Roman" w:hAnsi="Times New Roman" w:cs="Times New Roman"/>
          <w:sz w:val="24"/>
          <w:szCs w:val="24"/>
          <w:lang w:val="lt-LT"/>
        </w:rPr>
        <w:t>priešingai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194206" w:rsidRPr="003F282C">
        <w:rPr>
          <w:rFonts w:ascii="Times New Roman" w:hAnsi="Times New Roman" w:cs="Times New Roman"/>
          <w:sz w:val="24"/>
          <w:szCs w:val="24"/>
          <w:lang w:val="lt-LT"/>
        </w:rPr>
        <w:t>–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194206" w:rsidRPr="003F282C">
        <w:rPr>
          <w:rFonts w:ascii="Times New Roman" w:hAnsi="Times New Roman" w:cs="Times New Roman"/>
          <w:sz w:val="24"/>
          <w:szCs w:val="24"/>
          <w:lang w:val="lt-LT"/>
        </w:rPr>
        <w:t>duomenis paliksime tokius, kokie yra.</w:t>
      </w:r>
    </w:p>
    <w:p w14:paraId="5325607F" w14:textId="7AD30AE0" w:rsidR="00194206" w:rsidRPr="003F282C" w:rsidRDefault="00194206" w:rsidP="00BC06B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Dabar tikrinsime </w:t>
      </w:r>
      <w:proofErr w:type="spellStart"/>
      <w:r w:rsidRPr="003F282C">
        <w:rPr>
          <w:rFonts w:ascii="Times New Roman" w:hAnsi="Times New Roman" w:cs="Times New Roman"/>
          <w:sz w:val="24"/>
          <w:szCs w:val="24"/>
          <w:lang w:val="lt-LT"/>
        </w:rPr>
        <w:t>multikoline</w:t>
      </w:r>
      <w:r w:rsidR="008B4E4F">
        <w:rPr>
          <w:rFonts w:ascii="Times New Roman" w:hAnsi="Times New Roman" w:cs="Times New Roman"/>
          <w:sz w:val="24"/>
          <w:szCs w:val="24"/>
          <w:lang w:val="lt-LT"/>
        </w:rPr>
        <w:t>a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>rumą</w:t>
      </w:r>
      <w:proofErr w:type="spellEnd"/>
      <w:r w:rsidRPr="003F282C">
        <w:rPr>
          <w:rFonts w:ascii="Times New Roman" w:hAnsi="Times New Roman" w:cs="Times New Roman"/>
          <w:sz w:val="24"/>
          <w:szCs w:val="24"/>
          <w:lang w:val="lt-LT"/>
        </w:rPr>
        <w:t>.</w:t>
      </w:r>
    </w:p>
    <w:p w14:paraId="10AAD787" w14:textId="77777777" w:rsidR="007F3265" w:rsidRDefault="00930AD3" w:rsidP="007F3265">
      <w:pPr>
        <w:keepNext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2C6FA18A" wp14:editId="0C9FDD56">
            <wp:extent cx="4744016" cy="1226714"/>
            <wp:effectExtent l="0" t="0" r="0" b="571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086" cy="12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D1EA" w14:textId="13949724" w:rsidR="00930AD3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18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Statistikos lentelė</w:t>
      </w:r>
    </w:p>
    <w:p w14:paraId="59115A79" w14:textId="52B7FCDD" w:rsidR="00930AD3" w:rsidRPr="003F282C" w:rsidRDefault="008B5BB7" w:rsidP="00BC06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Iš lentelės galime matyti, jog nei viena kiekybinė </w:t>
      </w:r>
      <w:proofErr w:type="spellStart"/>
      <w:r w:rsidRPr="003F282C">
        <w:rPr>
          <w:rFonts w:ascii="Times New Roman" w:hAnsi="Times New Roman" w:cs="Times New Roman"/>
          <w:sz w:val="24"/>
          <w:szCs w:val="24"/>
          <w:lang w:val="lt-LT"/>
        </w:rPr>
        <w:t>kovariantė</w:t>
      </w:r>
      <w:proofErr w:type="spellEnd"/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neviršija 4, o tai rodo, jog duomenys neturi </w:t>
      </w:r>
      <w:proofErr w:type="spellStart"/>
      <w:r w:rsidRPr="003F282C">
        <w:rPr>
          <w:rFonts w:ascii="Times New Roman" w:hAnsi="Times New Roman" w:cs="Times New Roman"/>
          <w:sz w:val="24"/>
          <w:szCs w:val="24"/>
          <w:lang w:val="lt-LT"/>
        </w:rPr>
        <w:t>multikoline</w:t>
      </w:r>
      <w:r w:rsidR="000A09DB">
        <w:rPr>
          <w:rFonts w:ascii="Times New Roman" w:hAnsi="Times New Roman" w:cs="Times New Roman"/>
          <w:sz w:val="24"/>
          <w:szCs w:val="24"/>
          <w:lang w:val="lt-LT"/>
        </w:rPr>
        <w:t>a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>rumo</w:t>
      </w:r>
      <w:proofErr w:type="spellEnd"/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97694A" w:rsidRPr="003F282C">
        <w:rPr>
          <w:rFonts w:ascii="Times New Roman" w:hAnsi="Times New Roman" w:cs="Times New Roman"/>
          <w:sz w:val="24"/>
          <w:szCs w:val="24"/>
          <w:lang w:val="lt-LT"/>
        </w:rPr>
        <w:t>problemos.</w:t>
      </w:r>
    </w:p>
    <w:p w14:paraId="4B5E730E" w14:textId="1F8D510F" w:rsidR="00A91C24" w:rsidRPr="003F282C" w:rsidRDefault="00A91C24" w:rsidP="00BC06BC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Kadangi visi modelio prielaidos patenkintos toliau nagrinėsime ar </w:t>
      </w:r>
      <w:r w:rsidR="00AF7D7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neigiamame binominiame </w:t>
      </w:r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modelyje yra bent viena reikšminga </w:t>
      </w:r>
      <w:proofErr w:type="spellStart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kovariantė</w:t>
      </w:r>
      <w:proofErr w:type="spellEnd"/>
      <w:r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, pasinaudodami tikėtinumo santykio kriterijumi.</w:t>
      </w:r>
      <w:r w:rsidR="00AF7D78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</w:t>
      </w:r>
    </w:p>
    <w:p w14:paraId="79C166D7" w14:textId="77777777" w:rsidR="007F3265" w:rsidRDefault="00E91669" w:rsidP="007F3265">
      <w:pPr>
        <w:keepNext/>
        <w:jc w:val="center"/>
      </w:pPr>
      <w:r w:rsidRPr="003F282C">
        <w:rPr>
          <w:rFonts w:asciiTheme="majorBidi" w:eastAsiaTheme="minorEastAsia" w:hAnsiTheme="majorBidi" w:cstheme="majorBidi"/>
          <w:noProof/>
          <w:sz w:val="24"/>
          <w:szCs w:val="24"/>
          <w:lang w:val="lt-LT"/>
        </w:rPr>
        <w:drawing>
          <wp:inline distT="0" distB="0" distL="0" distR="0" wp14:anchorId="3A211E3B" wp14:editId="4189E586">
            <wp:extent cx="4590107" cy="1724133"/>
            <wp:effectExtent l="0" t="0" r="0" b="3175"/>
            <wp:docPr id="84" name="Picture 8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88" cy="17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06DC" w14:textId="65BE0A92" w:rsidR="00873A3F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19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Regresijos parametrų įverčiai</w:t>
      </w:r>
    </w:p>
    <w:p w14:paraId="3142409F" w14:textId="2DA973C3" w:rsidR="00873A3F" w:rsidRPr="003F282C" w:rsidRDefault="00873A3F" w:rsidP="00BC06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Pritaikę</w:t>
      </w:r>
      <w:r w:rsidR="004759DB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neigiamą binominį modelį gauname regresijos parametrų įverčius su kuriais galime patikrinti, ar</w:t>
      </w:r>
      <w:r w:rsidR="0017201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bent viena </w:t>
      </w:r>
      <w:proofErr w:type="spellStart"/>
      <w:r w:rsidR="0017201C" w:rsidRPr="003F282C">
        <w:rPr>
          <w:rFonts w:ascii="Times New Roman" w:hAnsi="Times New Roman" w:cs="Times New Roman"/>
          <w:sz w:val="24"/>
          <w:szCs w:val="24"/>
          <w:lang w:val="lt-LT"/>
        </w:rPr>
        <w:t>kovariantė</w:t>
      </w:r>
      <w:proofErr w:type="spellEnd"/>
      <w:r w:rsidR="0017201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yra reikšminga. Kaip galime matyti iš lentelės, </w:t>
      </w:r>
      <w:r w:rsidR="00B92CE9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tik </w:t>
      </w:r>
      <w:r w:rsidR="00894D3A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tokios </w:t>
      </w:r>
      <w:proofErr w:type="spellStart"/>
      <w:r w:rsidR="00894D3A" w:rsidRPr="003F282C">
        <w:rPr>
          <w:rFonts w:ascii="Times New Roman" w:hAnsi="Times New Roman" w:cs="Times New Roman"/>
          <w:sz w:val="24"/>
          <w:szCs w:val="24"/>
          <w:lang w:val="lt-LT"/>
        </w:rPr>
        <w:t>kovariantės</w:t>
      </w:r>
      <w:proofErr w:type="spellEnd"/>
      <w:r w:rsidR="00894D3A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kaip </w:t>
      </w:r>
      <w:r w:rsidR="003B19E7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vedybų statusas </w:t>
      </w:r>
      <w:r w:rsidR="00506248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ir prestižo lygis yra nereikšmingos, o visos kitos – reikšmingos. </w:t>
      </w:r>
      <w:r w:rsidR="00744F45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Dabar pritaikysime </w:t>
      </w:r>
      <w:proofErr w:type="spellStart"/>
      <w:r w:rsidR="00744F45" w:rsidRPr="003F282C">
        <w:rPr>
          <w:rFonts w:ascii="Times New Roman" w:hAnsi="Times New Roman" w:cs="Times New Roman"/>
          <w:sz w:val="24"/>
          <w:szCs w:val="24"/>
          <w:lang w:val="lt-LT"/>
        </w:rPr>
        <w:t>pažingsninę</w:t>
      </w:r>
      <w:proofErr w:type="spellEnd"/>
      <w:r w:rsidR="00744F45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regresiją. </w:t>
      </w:r>
    </w:p>
    <w:p w14:paraId="39A04049" w14:textId="77777777" w:rsidR="007F3265" w:rsidRDefault="00A419EC" w:rsidP="007F3265">
      <w:pPr>
        <w:keepNext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4257E37E" wp14:editId="2A6D01D3">
            <wp:extent cx="4001632" cy="1551653"/>
            <wp:effectExtent l="0" t="0" r="0" b="0"/>
            <wp:docPr id="85" name="Picture 8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236" cy="156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5EA" w14:textId="14AC3EFC" w:rsidR="00A419EC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20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Kovariančių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lentelė po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pažingsninės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 xml:space="preserve"> regresijos</w:t>
      </w:r>
    </w:p>
    <w:p w14:paraId="6D2DF384" w14:textId="254EF846" w:rsidR="009F5B17" w:rsidRPr="003F282C" w:rsidRDefault="00A419EC" w:rsidP="00BC06B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Pritaikius </w:t>
      </w:r>
      <w:proofErr w:type="spellStart"/>
      <w:r w:rsidRPr="003F282C">
        <w:rPr>
          <w:rFonts w:ascii="Times New Roman" w:hAnsi="Times New Roman" w:cs="Times New Roman"/>
          <w:sz w:val="24"/>
          <w:szCs w:val="24"/>
          <w:lang w:val="lt-LT"/>
        </w:rPr>
        <w:t>stepwise</w:t>
      </w:r>
      <w:proofErr w:type="spellEnd"/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(</w:t>
      </w:r>
      <w:r w:rsidR="005439FC" w:rsidRPr="003F282C">
        <w:rPr>
          <w:rFonts w:ascii="Times New Roman" w:hAnsi="Times New Roman" w:cs="Times New Roman"/>
          <w:sz w:val="24"/>
          <w:szCs w:val="24"/>
          <w:lang w:val="lt-LT"/>
        </w:rPr>
        <w:t>žingsniuojama pirmyn ir tik pirmyn</w:t>
      </w:r>
      <w:r w:rsidRPr="003F282C">
        <w:rPr>
          <w:rFonts w:ascii="Times New Roman" w:hAnsi="Times New Roman" w:cs="Times New Roman"/>
          <w:sz w:val="24"/>
          <w:szCs w:val="24"/>
          <w:lang w:val="lt-LT"/>
        </w:rPr>
        <w:t>)</w:t>
      </w:r>
      <w:r w:rsidR="005439F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regresiją, gaunama lentelė, iš kurios galime matyti, jog </w:t>
      </w:r>
      <w:proofErr w:type="spellStart"/>
      <w:r w:rsidR="005439FC" w:rsidRPr="003F282C">
        <w:rPr>
          <w:rFonts w:ascii="Times New Roman" w:hAnsi="Times New Roman" w:cs="Times New Roman"/>
          <w:sz w:val="24"/>
          <w:szCs w:val="24"/>
          <w:lang w:val="lt-LT"/>
        </w:rPr>
        <w:t>kovariantė</w:t>
      </w:r>
      <w:proofErr w:type="spellEnd"/>
      <w:r w:rsidR="005439FC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prestižo lygis buvo pašalinta. </w:t>
      </w:r>
      <w:r w:rsidR="00480FAC" w:rsidRPr="003F282C">
        <w:rPr>
          <w:rFonts w:ascii="Times New Roman" w:hAnsi="Times New Roman" w:cs="Times New Roman"/>
          <w:sz w:val="24"/>
          <w:szCs w:val="24"/>
          <w:lang w:val="lt-LT"/>
        </w:rPr>
        <w:t>AIC</w:t>
      </w:r>
      <w:r w:rsidR="00AE2F9F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reikšmė lygi</w:t>
      </w:r>
      <w:r w:rsidR="00BC1CA8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1399, </w:t>
      </w:r>
      <w:proofErr w:type="spellStart"/>
      <w:r w:rsidR="005A7149" w:rsidRPr="003F282C">
        <w:rPr>
          <w:rFonts w:ascii="Times New Roman" w:hAnsi="Times New Roman" w:cs="Times New Roman"/>
          <w:sz w:val="24"/>
          <w:szCs w:val="24"/>
          <w:lang w:val="lt-LT"/>
        </w:rPr>
        <w:t>p</w:t>
      </w:r>
      <w:r w:rsidR="00464EC3" w:rsidRPr="003F282C">
        <w:rPr>
          <w:rFonts w:ascii="Times New Roman" w:hAnsi="Times New Roman" w:cs="Times New Roman"/>
          <w:sz w:val="24"/>
          <w:szCs w:val="24"/>
          <w:lang w:val="lt-LT"/>
        </w:rPr>
        <w:t>seudo</w:t>
      </w:r>
      <w:proofErr w:type="spellEnd"/>
      <w:r w:rsidR="00464EC3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R reikšmė – 0.1. </w:t>
      </w:r>
    </w:p>
    <w:p w14:paraId="29DCD39F" w14:textId="77777777" w:rsidR="00CA25C9" w:rsidRPr="003F282C" w:rsidRDefault="009F5B17" w:rsidP="00BC06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ab/>
        <w:t xml:space="preserve">Dabar </w:t>
      </w:r>
      <w:proofErr w:type="spellStart"/>
      <w:r w:rsidRPr="003F282C">
        <w:rPr>
          <w:rFonts w:ascii="Times New Roman" w:hAnsi="Times New Roman" w:cs="Times New Roman"/>
          <w:sz w:val="24"/>
          <w:szCs w:val="24"/>
          <w:lang w:val="lt-LT"/>
        </w:rPr>
        <w:t>skaitiškai</w:t>
      </w:r>
      <w:proofErr w:type="spellEnd"/>
      <w:r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įvertinkime regresorių įtaką. </w:t>
      </w:r>
    </w:p>
    <w:p w14:paraId="34733D2C" w14:textId="77777777" w:rsidR="007F3265" w:rsidRDefault="00CA25C9" w:rsidP="007F3265">
      <w:pPr>
        <w:keepNext/>
        <w:jc w:val="center"/>
      </w:pPr>
      <w:r w:rsidRPr="003F282C">
        <w:rPr>
          <w:rFonts w:ascii="Times New Roman" w:hAnsi="Times New Roman" w:cs="Times New Roman"/>
          <w:noProof/>
          <w:sz w:val="24"/>
          <w:szCs w:val="24"/>
          <w:lang w:val="lt-LT"/>
        </w:rPr>
        <w:drawing>
          <wp:inline distT="0" distB="0" distL="0" distR="0" wp14:anchorId="77381A5C" wp14:editId="41975893">
            <wp:extent cx="3725224" cy="1467794"/>
            <wp:effectExtent l="0" t="0" r="0" b="571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224" cy="14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9ED" w14:textId="3CE46E90" w:rsidR="00262E84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21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Koeficientai ir jų eksponentės</w:t>
      </w:r>
    </w:p>
    <w:p w14:paraId="528226BC" w14:textId="6AF3A6BB" w:rsidR="00DC35B9" w:rsidRPr="007F3265" w:rsidRDefault="00E264D3" w:rsidP="007F3265">
      <w:pPr>
        <w:tabs>
          <w:tab w:val="left" w:pos="0"/>
        </w:tabs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  <w:lang w:val="lt-LT"/>
        </w:rPr>
      </w:pP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Iš lentelės matome, jog būnant vyru didėja išleistų straipsnių vidurkis nei būnant moterimi. Jei vyras </w:t>
      </w:r>
      <w:r w:rsidR="00F4165A">
        <w:rPr>
          <w:rFonts w:ascii="Times New Roman" w:eastAsiaTheme="minorEastAsia" w:hAnsi="Times New Roman" w:cs="Times New Roman"/>
          <w:sz w:val="24"/>
          <w:szCs w:val="24"/>
          <w:lang w:val="lt-LT"/>
        </w:rPr>
        <w:t>nevedęs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, moteris </w:t>
      </w:r>
      <w:r w:rsidR="00F4165A">
        <w:rPr>
          <w:rFonts w:ascii="Times New Roman" w:eastAsiaTheme="minorEastAsia" w:hAnsi="Times New Roman" w:cs="Times New Roman"/>
          <w:sz w:val="24"/>
          <w:szCs w:val="24"/>
          <w:lang w:val="lt-LT"/>
        </w:rPr>
        <w:t>netekėjusi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, mažėja publikuotų straipsnių vidurkis. Padidėjus vaikų skaičiui šeimoje mažėja išleistų straipsnių vidurkis, o padidėjus mentoriaus išleistų straipsnių skaičiui padidėtų ir doktoranto išleistų straipsnių vidurkis.</w:t>
      </w:r>
      <w:r w:rsidR="00E70D0E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</w:t>
      </w:r>
    </w:p>
    <w:p w14:paraId="5193FB84" w14:textId="47408691" w:rsidR="00291196" w:rsidRPr="003F282C" w:rsidRDefault="00C21A2C" w:rsidP="00FB7708">
      <w:pPr>
        <w:pStyle w:val="Heading2"/>
        <w:rPr>
          <w:lang w:val="lt-LT"/>
        </w:rPr>
      </w:pPr>
      <w:bookmarkStart w:id="22" w:name="_Toc130137946"/>
      <w:r>
        <w:rPr>
          <w:lang w:val="lt-LT"/>
        </w:rPr>
        <w:t xml:space="preserve">2.3 </w:t>
      </w:r>
      <w:r w:rsidR="002A0DC8">
        <w:rPr>
          <w:lang w:val="lt-LT"/>
        </w:rPr>
        <w:t>Modelis į</w:t>
      </w:r>
      <w:r w:rsidR="002A0DC8" w:rsidRPr="003F282C">
        <w:rPr>
          <w:lang w:val="lt-LT"/>
        </w:rPr>
        <w:t>vykių skaičiui</w:t>
      </w:r>
      <w:r w:rsidR="002A0DC8">
        <w:rPr>
          <w:lang w:val="lt-LT"/>
        </w:rPr>
        <w:t xml:space="preserve"> aprašyti</w:t>
      </w:r>
      <w:r w:rsidR="002A0DC8" w:rsidRPr="003F282C">
        <w:rPr>
          <w:lang w:val="lt-LT"/>
        </w:rPr>
        <w:t xml:space="preserve"> </w:t>
      </w:r>
      <w:r w:rsidR="00B92CA0" w:rsidRPr="003F282C">
        <w:rPr>
          <w:lang w:val="lt-LT"/>
        </w:rPr>
        <w:t xml:space="preserve">naudojant </w:t>
      </w:r>
      <w:proofErr w:type="spellStart"/>
      <w:r w:rsidR="00B92CA0" w:rsidRPr="003F282C">
        <w:rPr>
          <w:lang w:val="lt-LT"/>
        </w:rPr>
        <w:t>Python</w:t>
      </w:r>
      <w:bookmarkEnd w:id="22"/>
      <w:proofErr w:type="spellEnd"/>
    </w:p>
    <w:p w14:paraId="61005FDB" w14:textId="12A3C26F" w:rsidR="002B3778" w:rsidRPr="003F282C" w:rsidRDefault="00291196" w:rsidP="002911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Iš pradžių atliekame pirminę duomenų analizę – </w:t>
      </w:r>
      <w:r w:rsidR="002B3778" w:rsidRPr="003F282C">
        <w:rPr>
          <w:rFonts w:asciiTheme="majorBidi" w:hAnsiTheme="majorBidi" w:cstheme="majorBidi"/>
          <w:sz w:val="24"/>
          <w:szCs w:val="24"/>
          <w:lang w:val="lt-LT"/>
        </w:rPr>
        <w:t>kiekvienam požymiui nubrėžiame stačiakampes diagramas.</w:t>
      </w:r>
      <w:r w:rsidR="0002504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Iš pradžių reikšmės buvo perkoduotos</w:t>
      </w:r>
      <w:r w:rsidR="007469DF" w:rsidRPr="003F282C">
        <w:rPr>
          <w:rFonts w:asciiTheme="majorBidi" w:hAnsiTheme="majorBidi" w:cstheme="majorBidi"/>
          <w:sz w:val="24"/>
          <w:szCs w:val="24"/>
          <w:lang w:val="lt-LT"/>
        </w:rPr>
        <w:t xml:space="preserve">: vyras – </w:t>
      </w:r>
      <w:r w:rsidR="00E839C2" w:rsidRPr="003F282C">
        <w:rPr>
          <w:rFonts w:asciiTheme="majorBidi" w:hAnsiTheme="majorBidi" w:cstheme="majorBidi"/>
          <w:sz w:val="24"/>
          <w:szCs w:val="24"/>
          <w:lang w:val="lt-LT"/>
        </w:rPr>
        <w:t>1</w:t>
      </w:r>
      <w:r w:rsidR="007469DF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moteris – </w:t>
      </w:r>
      <w:r w:rsidR="00E839C2" w:rsidRPr="003F282C">
        <w:rPr>
          <w:rFonts w:asciiTheme="majorBidi" w:hAnsiTheme="majorBidi" w:cstheme="majorBidi"/>
          <w:sz w:val="24"/>
          <w:szCs w:val="24"/>
          <w:lang w:val="lt-LT"/>
        </w:rPr>
        <w:t>0</w:t>
      </w:r>
      <w:r w:rsidR="007469DF" w:rsidRPr="003F282C">
        <w:rPr>
          <w:rFonts w:asciiTheme="majorBidi" w:hAnsiTheme="majorBidi" w:cstheme="majorBidi"/>
          <w:sz w:val="24"/>
          <w:szCs w:val="24"/>
          <w:lang w:val="lt-LT"/>
        </w:rPr>
        <w:t>,</w:t>
      </w:r>
      <w:r w:rsidR="00EE7475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</w:t>
      </w:r>
      <w:r w:rsidR="00D271F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nevedęs/netekėjusi – </w:t>
      </w:r>
      <w:r w:rsidR="00E839C2" w:rsidRPr="003F282C">
        <w:rPr>
          <w:rFonts w:asciiTheme="majorBidi" w:hAnsiTheme="majorBidi" w:cstheme="majorBidi"/>
          <w:sz w:val="24"/>
          <w:szCs w:val="24"/>
          <w:lang w:val="lt-LT"/>
        </w:rPr>
        <w:t>1</w:t>
      </w:r>
      <w:r w:rsidR="00D271F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, vedęs/ištekėjusi – </w:t>
      </w:r>
      <w:r w:rsidR="00E839C2" w:rsidRPr="003F282C">
        <w:rPr>
          <w:rFonts w:asciiTheme="majorBidi" w:hAnsiTheme="majorBidi" w:cstheme="majorBidi"/>
          <w:sz w:val="24"/>
          <w:szCs w:val="24"/>
          <w:lang w:val="lt-LT"/>
        </w:rPr>
        <w:t>0</w:t>
      </w:r>
      <w:r w:rsidR="00D271F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. Prestižas buvo padalintas į du intervalus: mažiau nei 3 ir daugiau už 3. Taip pat </w:t>
      </w:r>
      <w:r w:rsidR="00DE4D89" w:rsidRPr="003F282C">
        <w:rPr>
          <w:rFonts w:asciiTheme="majorBidi" w:hAnsiTheme="majorBidi" w:cstheme="majorBidi"/>
          <w:sz w:val="24"/>
          <w:szCs w:val="24"/>
          <w:lang w:val="lt-LT"/>
        </w:rPr>
        <w:t>mentorių publikuoti straipsniai buvo padalinti 7 intervalus.</w:t>
      </w:r>
    </w:p>
    <w:p w14:paraId="1AA916DB" w14:textId="77777777" w:rsidR="007F3265" w:rsidRDefault="00E839C2" w:rsidP="007F3265">
      <w:pPr>
        <w:keepNext/>
        <w:spacing w:line="360" w:lineRule="auto"/>
        <w:jc w:val="center"/>
      </w:pPr>
      <w:r w:rsidRPr="003F282C">
        <w:rPr>
          <w:rFonts w:asciiTheme="majorBidi" w:hAnsiTheme="majorBidi" w:cstheme="majorBidi"/>
          <w:noProof/>
          <w:lang w:val="lt-LT"/>
        </w:rPr>
        <w:drawing>
          <wp:inline distT="0" distB="0" distL="0" distR="0" wp14:anchorId="2806EA61" wp14:editId="2AB031CA">
            <wp:extent cx="6151880" cy="51689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AB90" w14:textId="50D53A21" w:rsidR="00216C31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22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Stačiakampės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diagramos</w:t>
      </w:r>
      <w:proofErr w:type="spellEnd"/>
    </w:p>
    <w:p w14:paraId="68CC3EEF" w14:textId="69A58052" w:rsidR="00DE4D89" w:rsidRPr="003F282C" w:rsidRDefault="00DE4D89" w:rsidP="002911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Iš stačiakampių diagramų</w:t>
      </w:r>
      <w:r w:rsidR="00DA2CE9">
        <w:rPr>
          <w:rFonts w:asciiTheme="majorBidi" w:hAnsiTheme="majorBidi" w:cstheme="majorBidi"/>
          <w:sz w:val="24"/>
          <w:szCs w:val="24"/>
          <w:lang w:val="lt-LT"/>
        </w:rPr>
        <w:t xml:space="preserve"> (22 pav.)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 matome</w:t>
      </w:r>
      <w:r w:rsidR="0084057D" w:rsidRPr="003F282C">
        <w:rPr>
          <w:rFonts w:asciiTheme="majorBidi" w:hAnsiTheme="majorBidi" w:cstheme="majorBidi"/>
          <w:sz w:val="24"/>
          <w:szCs w:val="24"/>
          <w:lang w:val="lt-LT"/>
        </w:rPr>
        <w:t>, jog daugiau straipsnių parašo</w:t>
      </w:r>
      <w:r w:rsidR="007D313B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vyrai, </w:t>
      </w:r>
      <w:r w:rsidR="00826FAC" w:rsidRPr="003F282C">
        <w:rPr>
          <w:rFonts w:asciiTheme="majorBidi" w:hAnsiTheme="majorBidi" w:cstheme="majorBidi"/>
          <w:sz w:val="24"/>
          <w:szCs w:val="24"/>
          <w:lang w:val="lt-LT"/>
        </w:rPr>
        <w:t>vedę vyrai arba ištekėjusios moterys</w:t>
      </w:r>
      <w:r w:rsidR="00E23423" w:rsidRPr="003F282C">
        <w:rPr>
          <w:rFonts w:asciiTheme="majorBidi" w:hAnsiTheme="majorBidi" w:cstheme="majorBidi"/>
          <w:sz w:val="24"/>
          <w:szCs w:val="24"/>
          <w:lang w:val="lt-LT"/>
        </w:rPr>
        <w:t>. Mažiausiai straipsnių publikavo daugiausiai vaikų turintys asmenys.</w:t>
      </w:r>
    </w:p>
    <w:p w14:paraId="23C9D19F" w14:textId="676D57C0" w:rsidR="00E13597" w:rsidRPr="003F282C" w:rsidRDefault="00E13597" w:rsidP="002911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Toliau </w:t>
      </w:r>
      <w:r w:rsidR="00BB7CE7" w:rsidRPr="003F282C">
        <w:rPr>
          <w:rFonts w:asciiTheme="majorBidi" w:hAnsiTheme="majorBidi" w:cstheme="majorBidi"/>
          <w:sz w:val="24"/>
          <w:szCs w:val="24"/>
          <w:lang w:val="lt-LT"/>
        </w:rPr>
        <w:t xml:space="preserve">brėžiame histogramą ir skaičiuojame vidurkį bei dispersiją. Jei vidurkis lygus dispersijai, </w:t>
      </w:r>
      <w:r w:rsidR="00DD3376" w:rsidRPr="003F282C">
        <w:rPr>
          <w:rFonts w:asciiTheme="majorBidi" w:hAnsiTheme="majorBidi" w:cstheme="majorBidi"/>
          <w:sz w:val="24"/>
          <w:szCs w:val="24"/>
          <w:lang w:val="lt-LT"/>
        </w:rPr>
        <w:t>taikysime Puasono regresiją.</w:t>
      </w:r>
    </w:p>
    <w:p w14:paraId="6D86EE97" w14:textId="72C46B22" w:rsidR="007F3265" w:rsidRPr="007F3265" w:rsidRDefault="007F3265" w:rsidP="007F3265">
      <w:pPr>
        <w:pStyle w:val="Caption"/>
        <w:keepNext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Lentelė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14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lentelė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Vidurkis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ir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dispersija</w:t>
      </w:r>
      <w:proofErr w:type="spellEnd"/>
    </w:p>
    <w:tbl>
      <w:tblPr>
        <w:tblStyle w:val="TableGrid"/>
        <w:tblW w:w="0" w:type="auto"/>
        <w:tblInd w:w="3480" w:type="dxa"/>
        <w:tblLook w:val="04A0" w:firstRow="1" w:lastRow="0" w:firstColumn="1" w:lastColumn="0" w:noHBand="0" w:noVBand="1"/>
      </w:tblPr>
      <w:tblGrid>
        <w:gridCol w:w="1838"/>
        <w:gridCol w:w="1701"/>
      </w:tblGrid>
      <w:tr w:rsidR="00A41693" w:rsidRPr="003F282C" w14:paraId="14E45A78" w14:textId="77777777" w:rsidTr="00A41693">
        <w:tc>
          <w:tcPr>
            <w:tcW w:w="1838" w:type="dxa"/>
            <w:vAlign w:val="center"/>
          </w:tcPr>
          <w:p w14:paraId="49FEE27F" w14:textId="3FFC0906" w:rsidR="00A41693" w:rsidRPr="003F282C" w:rsidRDefault="00A41693" w:rsidP="00A41693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Vidurkis</w:t>
            </w:r>
          </w:p>
        </w:tc>
        <w:tc>
          <w:tcPr>
            <w:tcW w:w="1701" w:type="dxa"/>
            <w:vAlign w:val="center"/>
          </w:tcPr>
          <w:p w14:paraId="5243FA40" w14:textId="7C063384" w:rsidR="00A41693" w:rsidRPr="003F282C" w:rsidRDefault="00A41693" w:rsidP="00A41693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Dispersija</w:t>
            </w:r>
          </w:p>
        </w:tc>
      </w:tr>
      <w:tr w:rsidR="00A41693" w:rsidRPr="003F282C" w14:paraId="7803424F" w14:textId="77777777" w:rsidTr="00A41693">
        <w:tc>
          <w:tcPr>
            <w:tcW w:w="1838" w:type="dxa"/>
            <w:vAlign w:val="center"/>
          </w:tcPr>
          <w:p w14:paraId="176F72AE" w14:textId="2273D984" w:rsidR="00A41693" w:rsidRPr="003F282C" w:rsidRDefault="00A41693" w:rsidP="00A41693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1.71</w:t>
            </w:r>
          </w:p>
        </w:tc>
        <w:tc>
          <w:tcPr>
            <w:tcW w:w="1701" w:type="dxa"/>
            <w:vAlign w:val="center"/>
          </w:tcPr>
          <w:p w14:paraId="298F42D2" w14:textId="6AD57989" w:rsidR="00A41693" w:rsidRPr="003F282C" w:rsidRDefault="00A41693" w:rsidP="00A41693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3.49</w:t>
            </w:r>
          </w:p>
        </w:tc>
      </w:tr>
    </w:tbl>
    <w:p w14:paraId="2B12ED78" w14:textId="7744D705" w:rsidR="00DD3376" w:rsidRPr="003F282C" w:rsidRDefault="00DD3376" w:rsidP="00A41693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0C8387C1" w14:textId="77777777" w:rsidR="007F3265" w:rsidRDefault="00A41693" w:rsidP="007F3265">
      <w:pPr>
        <w:keepNext/>
        <w:spacing w:line="360" w:lineRule="auto"/>
        <w:jc w:val="center"/>
      </w:pPr>
      <w:r w:rsidRPr="003F282C">
        <w:rPr>
          <w:rFonts w:asciiTheme="majorBidi" w:hAnsiTheme="majorBidi" w:cstheme="majorBidi"/>
          <w:noProof/>
          <w:lang w:val="lt-LT"/>
        </w:rPr>
        <w:drawing>
          <wp:inline distT="0" distB="0" distL="0" distR="0" wp14:anchorId="75D394DB" wp14:editId="2D3D454B">
            <wp:extent cx="4155311" cy="2967927"/>
            <wp:effectExtent l="0" t="0" r="0" b="0"/>
            <wp:docPr id="3" name="Picture 3" descr="Paveikslėlis, kuriame yra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 descr="Paveikslėlis, kuriame yra diagram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10" cy="297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7029" w14:textId="37419F6A" w:rsidR="00A41693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23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Publikuotų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straipsnių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histograma</w:t>
      </w:r>
      <w:proofErr w:type="spellEnd"/>
    </w:p>
    <w:p w14:paraId="7C1BED63" w14:textId="12EB2639" w:rsidR="00A41693" w:rsidRPr="003F282C" w:rsidRDefault="00A41693" w:rsidP="00A41693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ab/>
        <w:t xml:space="preserve">Matome, jog vidurkis dispersijai nelygus. </w:t>
      </w:r>
      <w:r w:rsidR="00467B8F" w:rsidRPr="003F282C">
        <w:rPr>
          <w:rFonts w:asciiTheme="majorBidi" w:hAnsiTheme="majorBidi" w:cstheme="majorBidi"/>
          <w:sz w:val="24"/>
          <w:szCs w:val="24"/>
          <w:lang w:val="lt-LT"/>
        </w:rPr>
        <w:t>Taigi, greičiausiai Puasono regresijos modelis netiks.</w:t>
      </w:r>
    </w:p>
    <w:p w14:paraId="01518BB2" w14:textId="47F6CB63" w:rsidR="00467B8F" w:rsidRPr="003F282C" w:rsidRDefault="00467B8F" w:rsidP="00A41693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ab/>
        <w:t xml:space="preserve">Pritaikius Puasono regresijos modelį, matome, jog </w:t>
      </w:r>
      <w:r w:rsidR="00830CB0" w:rsidRPr="003F282C">
        <w:rPr>
          <w:rFonts w:asciiTheme="majorBidi" w:hAnsiTheme="majorBidi" w:cstheme="majorBidi"/>
          <w:sz w:val="24"/>
          <w:szCs w:val="24"/>
          <w:lang w:val="lt-LT"/>
        </w:rPr>
        <w:t>liekanų deviacijos ir laisvės laipsnių skirtumas yra</w:t>
      </w:r>
      <w:r w:rsidR="001941EC" w:rsidRPr="003F282C">
        <w:rPr>
          <w:rFonts w:asciiTheme="majorBidi" w:hAnsiTheme="majorBidi" w:cstheme="majorBidi"/>
          <w:sz w:val="24"/>
          <w:szCs w:val="24"/>
          <w:lang w:val="lt-LT"/>
        </w:rPr>
        <w:t>:</w:t>
      </w:r>
    </w:p>
    <w:p w14:paraId="257758D7" w14:textId="24FD8F95" w:rsidR="001941EC" w:rsidRPr="003F282C" w:rsidRDefault="006D611F" w:rsidP="00A41693">
      <w:pPr>
        <w:spacing w:line="360" w:lineRule="auto"/>
        <w:jc w:val="both"/>
        <w:rPr>
          <w:rFonts w:asciiTheme="majorBidi" w:eastAsiaTheme="minorEastAsia" w:hAnsiTheme="majorBidi" w:cstheme="majorBidi"/>
          <w:sz w:val="24"/>
          <w:szCs w:val="24"/>
          <w:lang w:val="lt-LT"/>
        </w:rPr>
      </w:pPr>
      <m:oMathPara>
        <m:oMath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  <w:lang w:val="lt-LT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1129.5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  <w:lang w:val="lt-LT"/>
                </w:rPr>
                <m:t>643</m:t>
              </m:r>
            </m:den>
          </m:f>
          <m:r>
            <w:rPr>
              <w:rFonts w:ascii="Cambria Math" w:hAnsi="Cambria Math" w:cstheme="majorBidi"/>
              <w:sz w:val="24"/>
              <w:szCs w:val="24"/>
              <w:lang w:val="lt-LT"/>
            </w:rPr>
            <m:t>=1.75.</m:t>
          </m:r>
        </m:oMath>
      </m:oMathPara>
    </w:p>
    <w:p w14:paraId="62DBA288" w14:textId="77777777" w:rsidR="007F3265" w:rsidRDefault="00DE03AB" w:rsidP="007F3265">
      <w:pPr>
        <w:keepNext/>
        <w:spacing w:line="360" w:lineRule="auto"/>
        <w:jc w:val="center"/>
      </w:pPr>
      <w:r w:rsidRPr="003F282C">
        <w:rPr>
          <w:rFonts w:asciiTheme="majorBidi" w:eastAsiaTheme="minorEastAsia" w:hAnsiTheme="majorBidi" w:cstheme="majorBidi"/>
          <w:noProof/>
          <w:sz w:val="24"/>
          <w:szCs w:val="24"/>
          <w:lang w:val="lt-LT"/>
        </w:rPr>
        <mc:AlternateContent>
          <mc:Choice Requires="wpg">
            <w:drawing>
              <wp:inline distT="0" distB="0" distL="0" distR="0" wp14:anchorId="1726A2B8" wp14:editId="11DDCECF">
                <wp:extent cx="5190490" cy="3078480"/>
                <wp:effectExtent l="0" t="0" r="0" b="762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0490" cy="3078480"/>
                          <a:chOff x="0" y="0"/>
                          <a:chExt cx="5190490" cy="3078480"/>
                        </a:xfrm>
                      </wpg:grpSpPr>
                      <pic:pic xmlns:pic="http://schemas.openxmlformats.org/drawingml/2006/picture">
                        <pic:nvPicPr>
                          <pic:cNvPr id="30" name="Paveikslėlis 30" descr="Paveikslėlis, kuriame yra tekstas, kelias, paminklinė lenta, juodas&#10;&#10;Automatiškai sugeneruotas aprašymas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307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Stačiakampis 31"/>
                        <wps:cNvSpPr/>
                        <wps:spPr>
                          <a:xfrm>
                            <a:off x="2474259" y="415636"/>
                            <a:ext cx="2419643" cy="1617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Stačiakampis 32"/>
                        <wps:cNvSpPr/>
                        <wps:spPr>
                          <a:xfrm>
                            <a:off x="2484038" y="953519"/>
                            <a:ext cx="2419643" cy="1617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 xmlns:w16du="http://schemas.microsoft.com/office/word/2023/wordml/word16du">
            <w:pict w14:anchorId="2B113FAD">
              <v:group id="Grupė 33" style="width:408.7pt;height:242.4pt;mso-position-horizontal-relative:char;mso-position-vertical-relative:line" coordsize="51904,30784" o:spid="_x0000_s1026" w14:anchorId="12808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aveikslėlis 30" style="position:absolute;width:51904;height:30784;visibility:visible;mso-wrap-style:square" alt="Paveikslėlis, kuriame yra tekstas, kelias, paminklinė lenta, juodas&#10;&#10;Automatiškai sugeneruotas aprašymas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">
                  <v:imagedata o:title="Paveikslėlis, kuriame yra tekstas, kelias, paminklinė lenta, juodas&#10;&#10;Automatiškai sugeneruotas aprašymas" r:id="rId38"/>
                </v:shape>
                <v:rect id="Stačiakampis 31" style="position:absolute;left:24742;top:4156;width:24197;height:1618;visibility:visible;mso-wrap-style:square;v-text-anchor:middle" o:spid="_x0000_s1028" filled="f" strokecolor="#c00000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"/>
                <v:rect id="Stačiakampis 32" style="position:absolute;left:24840;top:9535;width:24196;height:1617;visibility:visible;mso-wrap-style:square;v-text-anchor:middle" o:spid="_x0000_s1029" filled="f" strokecolor="#c00000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"/>
                <w10:anchorlock/>
              </v:group>
            </w:pict>
          </mc:Fallback>
        </mc:AlternateContent>
      </w:r>
    </w:p>
    <w:p w14:paraId="4A4DBFFE" w14:textId="45820691" w:rsidR="00E23423" w:rsidRPr="007F3265" w:rsidRDefault="007F3265" w:rsidP="007F3265">
      <w:pPr>
        <w:pStyle w:val="Caption"/>
        <w:jc w:val="center"/>
        <w:rPr>
          <w:rFonts w:asciiTheme="majorBidi" w:eastAsiaTheme="minorEastAsia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24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Puasono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regresijos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modelis</w:t>
      </w:r>
      <w:proofErr w:type="spellEnd"/>
    </w:p>
    <w:p w14:paraId="3A308E31" w14:textId="28A4834C" w:rsidR="001941EC" w:rsidRPr="003F282C" w:rsidRDefault="00F424F6" w:rsidP="009775B9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>Tai dar kartą įrodo, jog Puasono regresijos modelis šiems duomenims nėra tinkamas.</w:t>
      </w:r>
    </w:p>
    <w:p w14:paraId="022E2FA9" w14:textId="1D03CE2F" w:rsidR="001941EC" w:rsidRPr="003F282C" w:rsidRDefault="00525AB0" w:rsidP="002911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Galiausiai, naudodami dispersijų testą (angl. </w:t>
      </w:r>
      <w:proofErr w:type="spellStart"/>
      <w:r w:rsidRPr="003F282C">
        <w:rPr>
          <w:rFonts w:asciiTheme="majorBidi" w:hAnsiTheme="majorBidi" w:cstheme="majorBidi"/>
          <w:i/>
          <w:iCs/>
          <w:sz w:val="24"/>
          <w:szCs w:val="24"/>
          <w:lang w:val="lt-LT"/>
        </w:rPr>
        <w:t>overdispersion</w:t>
      </w:r>
      <w:proofErr w:type="spellEnd"/>
      <w:r w:rsidRPr="003F282C">
        <w:rPr>
          <w:rFonts w:asciiTheme="majorBidi" w:hAnsiTheme="majorBidi" w:cstheme="majorBidi"/>
          <w:i/>
          <w:iCs/>
          <w:sz w:val="24"/>
          <w:szCs w:val="24"/>
          <w:lang w:val="lt-LT"/>
        </w:rPr>
        <w:t xml:space="preserve"> </w:t>
      </w:r>
      <w:proofErr w:type="spellStart"/>
      <w:r w:rsidRPr="003F282C">
        <w:rPr>
          <w:rFonts w:asciiTheme="majorBidi" w:hAnsiTheme="majorBidi" w:cstheme="majorBidi"/>
          <w:i/>
          <w:iCs/>
          <w:sz w:val="24"/>
          <w:szCs w:val="24"/>
          <w:lang w:val="lt-LT"/>
        </w:rPr>
        <w:t>test</w:t>
      </w:r>
      <w:proofErr w:type="spellEnd"/>
      <w:r w:rsidRPr="003F282C">
        <w:rPr>
          <w:rFonts w:asciiTheme="majorBidi" w:hAnsiTheme="majorBidi" w:cstheme="majorBidi"/>
          <w:sz w:val="24"/>
          <w:szCs w:val="24"/>
          <w:lang w:val="lt-LT"/>
        </w:rPr>
        <w:t>)</w:t>
      </w:r>
      <w:r w:rsidR="000E453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gauname </w:t>
      </w:r>
      <m:oMath>
        <m:r>
          <w:rPr>
            <w:rFonts w:ascii="Cambria Math" w:hAnsi="Cambria Math" w:cstheme="majorBidi"/>
            <w:sz w:val="24"/>
            <w:szCs w:val="24"/>
            <w:lang w:val="lt-LT"/>
          </w:rPr>
          <m:t>α=1.78</m:t>
        </m:r>
      </m:oMath>
      <w:r w:rsidR="000A2DD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. Kadangi </w:t>
      </w:r>
      <m:oMath>
        <m:r>
          <w:rPr>
            <w:rFonts w:ascii="Cambria Math" w:hAnsi="Cambria Math" w:cstheme="majorBidi"/>
            <w:sz w:val="24"/>
            <w:szCs w:val="24"/>
            <w:lang w:val="lt-LT"/>
          </w:rPr>
          <m:t>α&gt;0</m:t>
        </m:r>
      </m:oMath>
      <w:r w:rsidR="000A2DD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, naudosime neigiamą binominį modelį</w:t>
      </w:r>
      <w:r w:rsidR="0029204B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 xml:space="preserve"> (NBI)</w:t>
      </w:r>
      <w:r w:rsidR="000A2DDD" w:rsidRPr="003F282C">
        <w:rPr>
          <w:rFonts w:asciiTheme="majorBidi" w:eastAsiaTheme="minorEastAsia" w:hAnsiTheme="majorBidi" w:cstheme="majorBidi"/>
          <w:sz w:val="24"/>
          <w:szCs w:val="24"/>
          <w:lang w:val="lt-LT"/>
        </w:rPr>
        <w:t>.</w:t>
      </w:r>
    </w:p>
    <w:p w14:paraId="41F1120F" w14:textId="78F0AEBB" w:rsidR="00B92CA0" w:rsidRPr="003F282C" w:rsidRDefault="0036689C" w:rsidP="00291196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Toliau turime </w:t>
      </w:r>
      <w:r w:rsidR="00291196" w:rsidRPr="003F282C">
        <w:rPr>
          <w:rFonts w:asciiTheme="majorBidi" w:hAnsiTheme="majorBidi" w:cstheme="majorBidi"/>
          <w:sz w:val="24"/>
          <w:szCs w:val="24"/>
          <w:lang w:val="lt-LT"/>
        </w:rPr>
        <w:t>patikri</w:t>
      </w:r>
      <w:r w:rsidRPr="003F282C">
        <w:rPr>
          <w:rFonts w:asciiTheme="majorBidi" w:hAnsiTheme="majorBidi" w:cstheme="majorBidi"/>
          <w:sz w:val="24"/>
          <w:szCs w:val="24"/>
          <w:lang w:val="lt-LT"/>
        </w:rPr>
        <w:t>nti</w:t>
      </w:r>
      <w:r w:rsidR="00291196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ar nėra išskirčių.</w:t>
      </w:r>
      <w:r w:rsidR="0016144C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Nubrėžus </w:t>
      </w:r>
      <w:r w:rsidR="003F22AA" w:rsidRPr="003F282C">
        <w:rPr>
          <w:rFonts w:asciiTheme="majorBidi" w:hAnsiTheme="majorBidi" w:cstheme="majorBidi"/>
          <w:sz w:val="24"/>
          <w:szCs w:val="24"/>
          <w:lang w:val="lt-LT"/>
        </w:rPr>
        <w:t>grafiką (</w:t>
      </w:r>
      <w:r w:rsidR="00353207">
        <w:rPr>
          <w:rFonts w:asciiTheme="majorBidi" w:hAnsiTheme="majorBidi" w:cstheme="majorBidi"/>
          <w:sz w:val="24"/>
          <w:szCs w:val="24"/>
          <w:lang w:val="lt-LT"/>
        </w:rPr>
        <w:t>25</w:t>
      </w:r>
      <w:r w:rsidR="003F22AA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pav.) matome, jog Kuko matas</w:t>
      </w:r>
      <w:r w:rsidR="00804BA4" w:rsidRPr="003F282C">
        <w:rPr>
          <w:rFonts w:asciiTheme="majorBidi" w:hAnsiTheme="majorBidi" w:cstheme="majorBidi"/>
          <w:sz w:val="24"/>
          <w:szCs w:val="24"/>
          <w:lang w:val="lt-LT"/>
        </w:rPr>
        <w:t xml:space="preserve"> neviršija vieneto – išskirčių nėra.</w:t>
      </w:r>
    </w:p>
    <w:p w14:paraId="0545264B" w14:textId="77777777" w:rsidR="007F3265" w:rsidRDefault="00960905" w:rsidP="007F3265">
      <w:pPr>
        <w:keepNext/>
        <w:spacing w:line="360" w:lineRule="auto"/>
        <w:jc w:val="center"/>
      </w:pPr>
      <w:r w:rsidRPr="003F282C">
        <w:rPr>
          <w:rFonts w:asciiTheme="majorBidi" w:hAnsiTheme="majorBidi" w:cstheme="majorBidi"/>
          <w:noProof/>
          <w:lang w:val="lt-LT"/>
        </w:rPr>
        <w:drawing>
          <wp:inline distT="0" distB="0" distL="0" distR="0" wp14:anchorId="4E88B6E5" wp14:editId="6364A136">
            <wp:extent cx="3847514" cy="2757796"/>
            <wp:effectExtent l="0" t="0" r="635" b="5080"/>
            <wp:docPr id="2" name="Picture 2" descr="Paveikslėlis, kuriame yra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 descr="Paveikslėlis, kuriame yra diagrama&#10;&#10;Automatiškai sugeneruotas aprašyma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003" cy="27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6F4CA" w14:textId="59F0489F" w:rsidR="00291196" w:rsidRPr="007F3265" w:rsidRDefault="007F3265" w:rsidP="007F3265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25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Kuko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matas</w:t>
      </w:r>
      <w:proofErr w:type="spellEnd"/>
    </w:p>
    <w:p w14:paraId="2546E5D8" w14:textId="1F56773D" w:rsidR="00804BA4" w:rsidRDefault="00551474" w:rsidP="00551474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  <w:lang w:val="lt-LT"/>
        </w:rPr>
      </w:pPr>
      <w:r>
        <w:rPr>
          <w:rFonts w:asciiTheme="majorBidi" w:hAnsiTheme="majorBidi" w:cstheme="majorBidi"/>
          <w:color w:val="FF0000"/>
          <w:sz w:val="24"/>
          <w:szCs w:val="24"/>
          <w:lang w:val="lt-LT"/>
        </w:rPr>
        <w:tab/>
      </w:r>
      <w:r>
        <w:rPr>
          <w:rFonts w:asciiTheme="majorBidi" w:hAnsiTheme="majorBidi" w:cstheme="majorBidi"/>
          <w:color w:val="000000" w:themeColor="text1"/>
          <w:sz w:val="24"/>
          <w:szCs w:val="24"/>
          <w:lang w:val="lt-LT"/>
        </w:rPr>
        <w:t xml:space="preserve">Išskirtims taip pat nubrėžiame </w:t>
      </w:r>
      <w:proofErr w:type="spellStart"/>
      <w:r>
        <w:rPr>
          <w:rFonts w:asciiTheme="majorBidi" w:hAnsiTheme="majorBidi" w:cstheme="majorBidi"/>
          <w:color w:val="000000" w:themeColor="text1"/>
          <w:sz w:val="24"/>
          <w:szCs w:val="24"/>
          <w:lang w:val="lt-LT"/>
        </w:rPr>
        <w:t>DFBet‘ų</w:t>
      </w:r>
      <w:proofErr w:type="spellEnd"/>
      <w:r>
        <w:rPr>
          <w:rFonts w:asciiTheme="majorBidi" w:hAnsiTheme="majorBidi" w:cstheme="majorBidi"/>
          <w:color w:val="000000" w:themeColor="text1"/>
          <w:sz w:val="24"/>
          <w:szCs w:val="24"/>
          <w:lang w:val="lt-LT"/>
        </w:rPr>
        <w:t xml:space="preserve"> grafikus.</w:t>
      </w:r>
    </w:p>
    <w:p w14:paraId="5D484D46" w14:textId="77777777" w:rsidR="006A6441" w:rsidRDefault="00551474" w:rsidP="006A6441">
      <w:pPr>
        <w:keepNext/>
        <w:spacing w:line="360" w:lineRule="auto"/>
      </w:pPr>
      <w:r>
        <w:rPr>
          <w:rFonts w:asciiTheme="majorBidi" w:hAnsiTheme="majorBidi" w:cstheme="majorBidi"/>
          <w:noProof/>
          <w:color w:val="000000" w:themeColor="text1"/>
          <w:lang w:val="lt-LT"/>
        </w:rPr>
        <w:drawing>
          <wp:inline distT="0" distB="0" distL="0" distR="0" wp14:anchorId="5A4D39C3" wp14:editId="345F81D8">
            <wp:extent cx="6151880" cy="511048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3AEB" w14:textId="1142B1AD" w:rsidR="00551474" w:rsidRPr="006A6441" w:rsidRDefault="006A6441" w:rsidP="006A6441">
      <w:pPr>
        <w:pStyle w:val="Caption"/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lt-LT"/>
        </w:rPr>
      </w:pPr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26</w:t>
      </w:r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t>DFBet’ų</w:t>
      </w:r>
      <w:proofErr w:type="spellEnd"/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6A6441">
        <w:rPr>
          <w:rFonts w:asciiTheme="majorBidi" w:hAnsiTheme="majorBidi" w:cstheme="majorBidi"/>
          <w:color w:val="000000" w:themeColor="text1"/>
          <w:sz w:val="20"/>
          <w:szCs w:val="20"/>
        </w:rPr>
        <w:t>grafikai</w:t>
      </w:r>
      <w:proofErr w:type="spellEnd"/>
    </w:p>
    <w:p w14:paraId="10F56A8A" w14:textId="5AA0E083" w:rsidR="00551474" w:rsidRPr="006A6441" w:rsidRDefault="00551474" w:rsidP="00804BA4">
      <w:pPr>
        <w:spacing w:line="360" w:lineRule="auto"/>
        <w:ind w:firstLine="720"/>
        <w:rPr>
          <w:rFonts w:asciiTheme="majorBidi" w:hAnsiTheme="majorBidi" w:cstheme="majorBidi"/>
          <w:i/>
          <w:sz w:val="24"/>
          <w:szCs w:val="24"/>
          <w:lang w:val="lt-LT"/>
        </w:rPr>
      </w:pPr>
      <w:r>
        <w:rPr>
          <w:rFonts w:asciiTheme="majorBidi" w:hAnsiTheme="majorBidi" w:cstheme="majorBidi"/>
          <w:sz w:val="24"/>
          <w:szCs w:val="24"/>
          <w:lang w:val="lt-LT"/>
        </w:rPr>
        <w:t>Iš grafiko (</w:t>
      </w:r>
      <w:r w:rsidR="006A6441">
        <w:rPr>
          <w:rFonts w:asciiTheme="majorBidi" w:hAnsiTheme="majorBidi" w:cstheme="majorBidi"/>
          <w:sz w:val="24"/>
          <w:szCs w:val="24"/>
        </w:rPr>
        <w:t>26</w:t>
      </w:r>
      <w:r>
        <w:rPr>
          <w:rFonts w:asciiTheme="majorBidi" w:hAnsiTheme="majorBidi" w:cstheme="majorBidi"/>
          <w:sz w:val="24"/>
          <w:szCs w:val="24"/>
          <w:lang w:val="lt-LT"/>
        </w:rPr>
        <w:t xml:space="preserve"> pav.) matome, jog </w:t>
      </w:r>
      <w:r w:rsidR="007E36C0">
        <w:rPr>
          <w:rFonts w:asciiTheme="majorBidi" w:hAnsiTheme="majorBidi" w:cstheme="majorBidi"/>
          <w:sz w:val="24"/>
          <w:szCs w:val="24"/>
          <w:lang w:val="lt-LT"/>
        </w:rPr>
        <w:t xml:space="preserve">kiekvienam požymiui reikšmės </w:t>
      </w:r>
      <w:r w:rsidR="006A6441">
        <w:rPr>
          <w:rFonts w:asciiTheme="majorBidi" w:hAnsiTheme="majorBidi" w:cstheme="majorBidi"/>
          <w:sz w:val="24"/>
          <w:szCs w:val="24"/>
          <w:lang w:val="lt-LT"/>
        </w:rPr>
        <w:t xml:space="preserve">yra intervale </w:t>
      </w:r>
      <m:oMath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-1,1</m:t>
            </m:r>
          </m:e>
        </m:d>
      </m:oMath>
      <w:r w:rsidR="006A6441">
        <w:rPr>
          <w:rFonts w:asciiTheme="majorBidi" w:eastAsiaTheme="minorEastAsia" w:hAnsiTheme="majorBidi" w:cstheme="majorBidi"/>
          <w:sz w:val="24"/>
          <w:szCs w:val="24"/>
          <w:lang w:val="lt-LT"/>
        </w:rPr>
        <w:t>, vadinasi, išskirčių nėra.</w:t>
      </w:r>
    </w:p>
    <w:p w14:paraId="46460F6D" w14:textId="4F0514A2" w:rsidR="00086B8D" w:rsidRPr="003F282C" w:rsidRDefault="00086B8D" w:rsidP="00804BA4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  <w:lang w:val="lt-LT"/>
        </w:rPr>
      </w:pPr>
      <w:r w:rsidRPr="003F282C">
        <w:rPr>
          <w:rFonts w:asciiTheme="majorBidi" w:hAnsiTheme="majorBidi" w:cstheme="majorBidi"/>
          <w:sz w:val="24"/>
          <w:szCs w:val="24"/>
          <w:lang w:val="lt-LT"/>
        </w:rPr>
        <w:t xml:space="preserve">Toliau tikriname </w:t>
      </w:r>
      <w:proofErr w:type="spellStart"/>
      <w:r w:rsidRPr="003F282C">
        <w:rPr>
          <w:rFonts w:asciiTheme="majorBidi" w:hAnsiTheme="majorBidi" w:cstheme="majorBidi"/>
          <w:sz w:val="24"/>
          <w:szCs w:val="24"/>
          <w:lang w:val="lt-LT"/>
        </w:rPr>
        <w:t>multikolinearumą</w:t>
      </w:r>
      <w:proofErr w:type="spellEnd"/>
      <w:r w:rsidR="001B6A90" w:rsidRPr="003F282C">
        <w:rPr>
          <w:rFonts w:asciiTheme="majorBidi" w:hAnsiTheme="majorBidi" w:cstheme="majorBidi"/>
          <w:sz w:val="24"/>
          <w:szCs w:val="24"/>
          <w:lang w:val="lt-LT"/>
        </w:rPr>
        <w:t>.</w:t>
      </w:r>
    </w:p>
    <w:p w14:paraId="201D485A" w14:textId="0C77D502" w:rsidR="007F3265" w:rsidRPr="007F3265" w:rsidRDefault="007F3265" w:rsidP="007F3265">
      <w:pPr>
        <w:pStyle w:val="Caption"/>
        <w:keepNext/>
        <w:jc w:val="center"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Lentelė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15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lentelė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VIF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kriterijus</w:t>
      </w:r>
      <w:proofErr w:type="spellEnd"/>
    </w:p>
    <w:tbl>
      <w:tblPr>
        <w:tblStyle w:val="TableGrid"/>
        <w:tblW w:w="0" w:type="auto"/>
        <w:tblInd w:w="2903" w:type="dxa"/>
        <w:tblLook w:val="04A0" w:firstRow="1" w:lastRow="0" w:firstColumn="1" w:lastColumn="0" w:noHBand="0" w:noVBand="1"/>
      </w:tblPr>
      <w:tblGrid>
        <w:gridCol w:w="1980"/>
        <w:gridCol w:w="1559"/>
      </w:tblGrid>
      <w:tr w:rsidR="001B6A90" w:rsidRPr="003F282C" w14:paraId="49B6C226" w14:textId="77777777" w:rsidTr="00513B5D">
        <w:tc>
          <w:tcPr>
            <w:tcW w:w="1980" w:type="dxa"/>
            <w:vAlign w:val="center"/>
          </w:tcPr>
          <w:p w14:paraId="48CD9804" w14:textId="0A3823C0" w:rsidR="001B6A90" w:rsidRPr="003F282C" w:rsidRDefault="001B6A90" w:rsidP="007C1496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</w:pPr>
            <w:proofErr w:type="spellStart"/>
            <w:r w:rsidRPr="003F282C">
              <w:rPr>
                <w:rFonts w:asciiTheme="majorBidi" w:hAnsiTheme="majorBidi" w:cstheme="majorBidi"/>
                <w:b/>
                <w:bCs/>
                <w:sz w:val="24"/>
                <w:szCs w:val="24"/>
                <w:lang w:val="lt-LT"/>
              </w:rPr>
              <w:t>Kovariantės</w:t>
            </w:r>
            <w:proofErr w:type="spellEnd"/>
          </w:p>
        </w:tc>
        <w:tc>
          <w:tcPr>
            <w:tcW w:w="1559" w:type="dxa"/>
            <w:vAlign w:val="center"/>
          </w:tcPr>
          <w:p w14:paraId="124DB21D" w14:textId="6302664A" w:rsidR="001B6A90" w:rsidRPr="003F282C" w:rsidRDefault="001B6A90" w:rsidP="007C1496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b/>
                <w:sz w:val="24"/>
                <w:szCs w:val="24"/>
                <w:lang w:val="lt-LT"/>
              </w:rPr>
              <w:t>VIF</w:t>
            </w:r>
          </w:p>
        </w:tc>
      </w:tr>
      <w:tr w:rsidR="001B6A90" w:rsidRPr="003F282C" w14:paraId="43B4E282" w14:textId="77777777" w:rsidTr="00513B5D">
        <w:tc>
          <w:tcPr>
            <w:tcW w:w="1980" w:type="dxa"/>
            <w:vAlign w:val="center"/>
          </w:tcPr>
          <w:p w14:paraId="03430DD1" w14:textId="621EA3AA" w:rsidR="001B6A90" w:rsidRPr="003F282C" w:rsidRDefault="007A5FF8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Lytis</w:t>
            </w:r>
          </w:p>
        </w:tc>
        <w:tc>
          <w:tcPr>
            <w:tcW w:w="1559" w:type="dxa"/>
            <w:vAlign w:val="center"/>
          </w:tcPr>
          <w:p w14:paraId="3E75AE84" w14:textId="3DC9F867" w:rsidR="001B6A90" w:rsidRPr="003F282C" w:rsidRDefault="00513B5D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  <w:r w:rsidR="00BB7955"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,</w:t>
            </w: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13</w:t>
            </w:r>
          </w:p>
        </w:tc>
      </w:tr>
      <w:tr w:rsidR="001B6A90" w:rsidRPr="003F282C" w14:paraId="67AED3FE" w14:textId="77777777" w:rsidTr="00513B5D">
        <w:tc>
          <w:tcPr>
            <w:tcW w:w="1980" w:type="dxa"/>
            <w:vAlign w:val="center"/>
          </w:tcPr>
          <w:p w14:paraId="0D627CEE" w14:textId="02AC8324" w:rsidR="001B6A90" w:rsidRPr="003F282C" w:rsidRDefault="007A5FF8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Ar vedęs</w:t>
            </w:r>
          </w:p>
        </w:tc>
        <w:tc>
          <w:tcPr>
            <w:tcW w:w="1559" w:type="dxa"/>
            <w:vAlign w:val="center"/>
          </w:tcPr>
          <w:p w14:paraId="165F78ED" w14:textId="504EE218" w:rsidR="001B6A90" w:rsidRPr="003F282C" w:rsidRDefault="00513B5D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  <w:r w:rsidR="00BB7955"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,</w:t>
            </w: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31</w:t>
            </w:r>
          </w:p>
        </w:tc>
      </w:tr>
      <w:tr w:rsidR="001B6A90" w:rsidRPr="003F282C" w14:paraId="2B819D70" w14:textId="77777777" w:rsidTr="00513B5D">
        <w:tc>
          <w:tcPr>
            <w:tcW w:w="1980" w:type="dxa"/>
            <w:vAlign w:val="center"/>
          </w:tcPr>
          <w:p w14:paraId="3907A472" w14:textId="5F7B7710" w:rsidR="001B6A90" w:rsidRPr="003F282C" w:rsidRDefault="007A5FF8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Vaikų skaičius</w:t>
            </w:r>
          </w:p>
        </w:tc>
        <w:tc>
          <w:tcPr>
            <w:tcW w:w="1559" w:type="dxa"/>
            <w:vAlign w:val="center"/>
          </w:tcPr>
          <w:p w14:paraId="753C75D7" w14:textId="4B2FCBD8" w:rsidR="001B6A90" w:rsidRPr="003F282C" w:rsidRDefault="00513B5D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  <w:r w:rsidR="00BB7955"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,</w:t>
            </w: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33</w:t>
            </w:r>
          </w:p>
        </w:tc>
      </w:tr>
      <w:tr w:rsidR="001B6A90" w:rsidRPr="003F282C" w14:paraId="1BFA709B" w14:textId="77777777" w:rsidTr="00513B5D">
        <w:tc>
          <w:tcPr>
            <w:tcW w:w="1980" w:type="dxa"/>
            <w:vAlign w:val="center"/>
          </w:tcPr>
          <w:p w14:paraId="26818D8F" w14:textId="36755DB0" w:rsidR="001B6A90" w:rsidRPr="003F282C" w:rsidRDefault="007A5FF8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Prestižas</w:t>
            </w:r>
          </w:p>
        </w:tc>
        <w:tc>
          <w:tcPr>
            <w:tcW w:w="1559" w:type="dxa"/>
            <w:vAlign w:val="center"/>
          </w:tcPr>
          <w:p w14:paraId="53205F72" w14:textId="768EEB21" w:rsidR="001B6A90" w:rsidRPr="003F282C" w:rsidRDefault="00513B5D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  <w:r w:rsidR="00BB7955"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,</w:t>
            </w: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09</w:t>
            </w:r>
          </w:p>
        </w:tc>
      </w:tr>
      <w:tr w:rsidR="001B6A90" w:rsidRPr="003F282C" w14:paraId="7A585A7B" w14:textId="77777777" w:rsidTr="00513B5D">
        <w:tc>
          <w:tcPr>
            <w:tcW w:w="1980" w:type="dxa"/>
            <w:vAlign w:val="center"/>
          </w:tcPr>
          <w:p w14:paraId="71BEBC21" w14:textId="79B5B429" w:rsidR="001B6A90" w:rsidRPr="003F282C" w:rsidRDefault="007A5FF8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Mentorius</w:t>
            </w:r>
          </w:p>
        </w:tc>
        <w:tc>
          <w:tcPr>
            <w:tcW w:w="1559" w:type="dxa"/>
            <w:vAlign w:val="center"/>
          </w:tcPr>
          <w:p w14:paraId="3D442551" w14:textId="05F8FC0E" w:rsidR="001B6A90" w:rsidRPr="003F282C" w:rsidRDefault="00513B5D" w:rsidP="007C1496">
            <w:pPr>
              <w:spacing w:line="276" w:lineRule="auto"/>
              <w:jc w:val="center"/>
              <w:rPr>
                <w:rFonts w:asciiTheme="majorBidi" w:hAnsiTheme="majorBidi" w:cstheme="majorBidi"/>
                <w:sz w:val="24"/>
                <w:szCs w:val="24"/>
                <w:lang w:val="lt-LT"/>
              </w:rPr>
            </w:pP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1</w:t>
            </w:r>
            <w:r w:rsidR="00BB7955"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,</w:t>
            </w:r>
            <w:r w:rsidRPr="003F282C">
              <w:rPr>
                <w:rFonts w:asciiTheme="majorBidi" w:hAnsiTheme="majorBidi" w:cstheme="majorBidi"/>
                <w:sz w:val="24"/>
                <w:szCs w:val="24"/>
                <w:lang w:val="lt-LT"/>
              </w:rPr>
              <w:t>09</w:t>
            </w:r>
          </w:p>
        </w:tc>
      </w:tr>
    </w:tbl>
    <w:p w14:paraId="229D1FFC" w14:textId="77777777" w:rsidR="00AC1C1B" w:rsidRPr="003F282C" w:rsidRDefault="00AC1C1B" w:rsidP="00AC1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</w:p>
    <w:p w14:paraId="2243E3C6" w14:textId="2E6CE515" w:rsidR="00AC1C1B" w:rsidRPr="003F282C" w:rsidRDefault="00AC1C1B" w:rsidP="00AC1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Iš lentelės matome, jog nei vienos </w:t>
      </w:r>
      <w:proofErr w:type="spellStart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kovariantės</w:t>
      </w:r>
      <w:proofErr w:type="spellEnd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VIF kriterijus neviršija 4, todėl </w:t>
      </w:r>
      <w:proofErr w:type="spellStart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multikolinearumo</w:t>
      </w:r>
      <w:proofErr w:type="spellEnd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problemos nėra.</w:t>
      </w:r>
    </w:p>
    <w:p w14:paraId="037A22B9" w14:textId="77777777" w:rsidR="003338C0" w:rsidRPr="003F282C" w:rsidRDefault="005F4DEC" w:rsidP="00AC1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Pritaikius neigiamą binominį modelį matome, jog </w:t>
      </w:r>
      <w:r w:rsidR="00A0299E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nereikšmingos </w:t>
      </w:r>
      <w:proofErr w:type="spellStart"/>
      <w:r w:rsidR="00A0299E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kovariantės</w:t>
      </w:r>
      <w:proofErr w:type="spellEnd"/>
      <w:r w:rsidR="00A0299E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yra: prestižas ir </w:t>
      </w:r>
      <w:r w:rsidR="00203C99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vedybinis statusas. </w:t>
      </w:r>
    </w:p>
    <w:p w14:paraId="766AA6DF" w14:textId="77777777" w:rsidR="007F3265" w:rsidRDefault="003338C0" w:rsidP="007F3265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</w:pPr>
      <w:r w:rsidRPr="003F282C">
        <w:rPr>
          <w:rFonts w:asciiTheme="majorBidi" w:eastAsia="Times New Roman" w:hAnsiTheme="majorBidi" w:cstheme="majorBidi"/>
          <w:noProof/>
          <w:color w:val="080808"/>
          <w:sz w:val="24"/>
          <w:szCs w:val="24"/>
          <w:lang w:val="lt-LT"/>
        </w:rPr>
        <w:drawing>
          <wp:inline distT="0" distB="0" distL="0" distR="0" wp14:anchorId="5B9101E5" wp14:editId="3357994E">
            <wp:extent cx="6151880" cy="3507105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42E0" w14:textId="12E7B172" w:rsidR="003338C0" w:rsidRPr="007F3265" w:rsidRDefault="007F3265" w:rsidP="007F3265">
      <w:pPr>
        <w:pStyle w:val="Caption"/>
        <w:jc w:val="center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lt-LT"/>
        </w:rPr>
      </w:pP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27</w:t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Neigiamas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binominis</w:t>
      </w:r>
      <w:proofErr w:type="spellEnd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7F3265">
        <w:rPr>
          <w:rFonts w:asciiTheme="majorBidi" w:hAnsiTheme="majorBidi" w:cstheme="majorBidi"/>
          <w:color w:val="000000" w:themeColor="text1"/>
          <w:sz w:val="20"/>
          <w:szCs w:val="20"/>
        </w:rPr>
        <w:t>modelis</w:t>
      </w:r>
      <w:proofErr w:type="spellEnd"/>
    </w:p>
    <w:p w14:paraId="2458B973" w14:textId="05756396" w:rsidR="0036689C" w:rsidRPr="003F282C" w:rsidRDefault="00203C99" w:rsidP="00AC1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Taigi, pirmiausia pašaliname </w:t>
      </w:r>
      <w:r w:rsidR="003338C0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prestižą.</w:t>
      </w:r>
    </w:p>
    <w:p w14:paraId="1A27C286" w14:textId="77777777" w:rsidR="00001F38" w:rsidRDefault="00262184" w:rsidP="00001F38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</w:pPr>
      <w:r w:rsidRPr="003F282C">
        <w:rPr>
          <w:rFonts w:asciiTheme="majorBidi" w:eastAsia="Times New Roman" w:hAnsiTheme="majorBidi" w:cstheme="majorBidi"/>
          <w:noProof/>
          <w:color w:val="080808"/>
          <w:sz w:val="24"/>
          <w:szCs w:val="24"/>
          <w:lang w:val="lt-LT"/>
        </w:rPr>
        <w:drawing>
          <wp:inline distT="0" distB="0" distL="0" distR="0" wp14:anchorId="3E664303" wp14:editId="240C058E">
            <wp:extent cx="6151880" cy="3377565"/>
            <wp:effectExtent l="0" t="0" r="1270" b="0"/>
            <wp:docPr id="10" name="Picture 10" descr="Paveikslėlis, kuriame yra tekst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 descr="Paveikslėlis, kuriame yra tekstas&#10;&#10;Automatiškai sugeneruotas aprašyma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20AE" w14:textId="248ED7B1" w:rsidR="006B50B5" w:rsidRPr="00C61A15" w:rsidRDefault="00001F38" w:rsidP="00C61A15">
      <w:pPr>
        <w:pStyle w:val="Caption"/>
        <w:jc w:val="center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lt-LT"/>
        </w:rPr>
      </w:pPr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28</w:t>
      </w:r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>Neigiamas</w:t>
      </w:r>
      <w:proofErr w:type="spellEnd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>binominis</w:t>
      </w:r>
      <w:proofErr w:type="spellEnd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>modelis</w:t>
      </w:r>
      <w:proofErr w:type="spellEnd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C61A15">
        <w:rPr>
          <w:rFonts w:asciiTheme="majorBidi" w:hAnsiTheme="majorBidi" w:cstheme="majorBidi"/>
          <w:color w:val="000000" w:themeColor="text1"/>
          <w:sz w:val="20"/>
          <w:szCs w:val="20"/>
        </w:rPr>
        <w:t>pašalinus</w:t>
      </w:r>
      <w:proofErr w:type="spellEnd"/>
      <w:r w:rsidR="00C61A15" w:rsidRPr="00C61A15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C61A15" w:rsidRPr="00C61A15">
        <w:rPr>
          <w:rFonts w:asciiTheme="majorBidi" w:hAnsiTheme="majorBidi" w:cstheme="majorBidi"/>
          <w:color w:val="000000" w:themeColor="text1"/>
          <w:sz w:val="20"/>
          <w:szCs w:val="20"/>
        </w:rPr>
        <w:t>prestižą</w:t>
      </w:r>
      <w:proofErr w:type="spellEnd"/>
    </w:p>
    <w:p w14:paraId="6BC43CB8" w14:textId="554E4D8E" w:rsidR="00262184" w:rsidRPr="003F282C" w:rsidRDefault="007158CD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  <w:t xml:space="preserve">Pašalinus prestižą kita nereikšminga </w:t>
      </w:r>
      <w:proofErr w:type="spellStart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kovariante</w:t>
      </w:r>
      <w:proofErr w:type="spellEnd"/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tampa vedybinis statusas</w:t>
      </w:r>
      <w:r w:rsidR="00662825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, tačiau jį pašalinus padidėja AIC reikšmė, todėl šią </w:t>
      </w:r>
      <w:proofErr w:type="spellStart"/>
      <w:r w:rsidR="00662825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kovariantę</w:t>
      </w:r>
      <w:proofErr w:type="spellEnd"/>
      <w:r w:rsidR="00662825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modelyje paliekame.</w:t>
      </w:r>
      <w:r w:rsidR="00571FF7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Taip pat </w:t>
      </w:r>
      <w:r w:rsidR="004D6F1B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l</w:t>
      </w:r>
      <w:r w:rsidR="00D4614D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iekanų deviacijos ir laisvės laipsnių santykis yra </w:t>
      </w:r>
      <w:r w:rsidR="00DB1B67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0.78</w:t>
      </w:r>
      <w:r w:rsidR="000B70B8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. </w:t>
      </w:r>
      <w:r w:rsidR="00675773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Vis dėlto, gauta maža </w:t>
      </w:r>
      <w:proofErr w:type="spellStart"/>
      <w:r w:rsidR="00675773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pseudo</w:t>
      </w:r>
      <w:proofErr w:type="spellEnd"/>
      <w:r w:rsidR="00675773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R </w:t>
      </w:r>
      <w:proofErr w:type="spellStart"/>
      <w:r w:rsidR="00675773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kvdarato</w:t>
      </w:r>
      <w:proofErr w:type="spellEnd"/>
      <w:r w:rsidR="00675773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reikšmė – 0.06</w:t>
      </w:r>
      <w:r w:rsidR="00171EBC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, vadinasi šis modelis </w:t>
      </w:r>
      <w:r w:rsidR="00173158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nėra tinkamas prognozavimui.</w:t>
      </w:r>
    </w:p>
    <w:p w14:paraId="51C4072F" w14:textId="432B9BD8" w:rsidR="002D2A92" w:rsidRPr="003F282C" w:rsidRDefault="002D2A92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</w:r>
      <w:r w:rsidR="000D0F31" w:rsidRPr="003F282C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Toliau skaičiavome koeficientų eksponentes.</w:t>
      </w:r>
    </w:p>
    <w:p w14:paraId="54413BA8" w14:textId="1483B16D" w:rsidR="00C61A15" w:rsidRPr="00353207" w:rsidRDefault="00C61A15" w:rsidP="00C61A15">
      <w:pPr>
        <w:pStyle w:val="Caption"/>
        <w:keepNext/>
        <w:rPr>
          <w:rFonts w:asciiTheme="majorBidi" w:hAnsiTheme="majorBidi" w:cstheme="majorBidi"/>
          <w:color w:val="000000" w:themeColor="text1"/>
          <w:sz w:val="20"/>
          <w:szCs w:val="20"/>
        </w:rPr>
      </w:pP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Lentelė \* ARABIC </w:instrText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16</w:t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t>lentelė</w:t>
      </w:r>
      <w:proofErr w:type="spellEnd"/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. </w:t>
      </w:r>
      <w:proofErr w:type="spellStart"/>
      <w:r w:rsidR="00353207" w:rsidRPr="00353207">
        <w:rPr>
          <w:rFonts w:asciiTheme="majorBidi" w:hAnsiTheme="majorBidi" w:cstheme="majorBidi"/>
          <w:color w:val="000000" w:themeColor="text1"/>
          <w:sz w:val="20"/>
          <w:szCs w:val="20"/>
        </w:rPr>
        <w:t>Koeficientų</w:t>
      </w:r>
      <w:proofErr w:type="spellEnd"/>
      <w:r w:rsidR="00353207" w:rsidRPr="00353207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="00353207" w:rsidRPr="00353207">
        <w:rPr>
          <w:rFonts w:asciiTheme="majorBidi" w:hAnsiTheme="majorBidi" w:cstheme="majorBidi"/>
          <w:color w:val="000000" w:themeColor="text1"/>
          <w:sz w:val="20"/>
          <w:szCs w:val="20"/>
        </w:rPr>
        <w:t>eksponentės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7"/>
        <w:gridCol w:w="1916"/>
        <w:gridCol w:w="2082"/>
        <w:gridCol w:w="1903"/>
        <w:gridCol w:w="1710"/>
      </w:tblGrid>
      <w:tr w:rsidR="003F282C" w:rsidRPr="003F282C" w14:paraId="5E0859B3" w14:textId="0689DEC3" w:rsidTr="00C61A15">
        <w:tc>
          <w:tcPr>
            <w:tcW w:w="2067" w:type="dxa"/>
            <w:vAlign w:val="center"/>
          </w:tcPr>
          <w:p w14:paraId="0DA058DF" w14:textId="2DA70617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proofErr w:type="spellStart"/>
            <w:r w:rsidRPr="003F282C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Kovariantė</w:t>
            </w:r>
            <w:proofErr w:type="spellEnd"/>
          </w:p>
        </w:tc>
        <w:tc>
          <w:tcPr>
            <w:tcW w:w="1916" w:type="dxa"/>
            <w:vAlign w:val="center"/>
          </w:tcPr>
          <w:p w14:paraId="5B7E12AA" w14:textId="00F313C3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Lytis (vyras)</w:t>
            </w:r>
          </w:p>
        </w:tc>
        <w:tc>
          <w:tcPr>
            <w:tcW w:w="2082" w:type="dxa"/>
            <w:vAlign w:val="center"/>
          </w:tcPr>
          <w:p w14:paraId="0E9EF1AE" w14:textId="431F90F8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Nevedęs/netekėjusi</w:t>
            </w:r>
          </w:p>
        </w:tc>
        <w:tc>
          <w:tcPr>
            <w:tcW w:w="1903" w:type="dxa"/>
            <w:vAlign w:val="center"/>
          </w:tcPr>
          <w:p w14:paraId="02AA6599" w14:textId="125B5200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Vaikai</w:t>
            </w:r>
          </w:p>
        </w:tc>
        <w:tc>
          <w:tcPr>
            <w:tcW w:w="1710" w:type="dxa"/>
            <w:vAlign w:val="center"/>
          </w:tcPr>
          <w:p w14:paraId="72339323" w14:textId="6B052D63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Mentorius</w:t>
            </w:r>
          </w:p>
        </w:tc>
      </w:tr>
      <w:tr w:rsidR="009F195E" w:rsidRPr="003F282C" w14:paraId="0ED0C03F" w14:textId="77777777" w:rsidTr="00C61A15">
        <w:tc>
          <w:tcPr>
            <w:tcW w:w="2067" w:type="dxa"/>
            <w:vAlign w:val="center"/>
          </w:tcPr>
          <w:p w14:paraId="1751CF27" w14:textId="6AF38EC5" w:rsidR="009F195E" w:rsidRPr="009F195E" w:rsidRDefault="009F195E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 w:rsidRPr="009F195E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Koef</w:t>
            </w:r>
            <w:r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ic</w:t>
            </w:r>
            <w:r w:rsidRPr="009F195E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ientas</w:t>
            </w:r>
          </w:p>
        </w:tc>
        <w:tc>
          <w:tcPr>
            <w:tcW w:w="1916" w:type="dxa"/>
            <w:vAlign w:val="center"/>
          </w:tcPr>
          <w:p w14:paraId="3884BF65" w14:textId="691C0648" w:rsidR="009F195E" w:rsidRPr="00C1757F" w:rsidRDefault="00C1757F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C1757F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0.26</w:t>
            </w:r>
          </w:p>
        </w:tc>
        <w:tc>
          <w:tcPr>
            <w:tcW w:w="2082" w:type="dxa"/>
            <w:vAlign w:val="center"/>
          </w:tcPr>
          <w:p w14:paraId="57AF5052" w14:textId="5A37DFAA" w:rsidR="009F195E" w:rsidRPr="009F195E" w:rsidRDefault="00C1757F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-</w:t>
            </w:r>
            <w:r w:rsidR="009C2657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 xml:space="preserve"> </w:t>
            </w:r>
            <w:r w:rsidR="009C2657" w:rsidRPr="001B7CE5">
              <w:rPr>
                <w:rFonts w:asciiTheme="majorBidi" w:eastAsia="Times New Roman" w:hAnsiTheme="majorBidi" w:cstheme="majorBidi"/>
                <w:bCs/>
                <w:color w:val="080808"/>
                <w:sz w:val="24"/>
                <w:szCs w:val="24"/>
                <w:lang w:val="lt-LT"/>
              </w:rPr>
              <w:t>0.</w:t>
            </w:r>
            <w:r w:rsidR="001B7CE5" w:rsidRPr="001B7CE5">
              <w:rPr>
                <w:rFonts w:asciiTheme="majorBidi" w:eastAsia="Times New Roman" w:hAnsiTheme="majorBidi" w:cstheme="majorBidi"/>
                <w:bCs/>
                <w:color w:val="080808"/>
                <w:sz w:val="24"/>
                <w:szCs w:val="24"/>
                <w:lang w:val="lt-LT"/>
              </w:rPr>
              <w:t>16</w:t>
            </w:r>
          </w:p>
        </w:tc>
        <w:tc>
          <w:tcPr>
            <w:tcW w:w="1903" w:type="dxa"/>
            <w:vAlign w:val="center"/>
          </w:tcPr>
          <w:p w14:paraId="7BA93054" w14:textId="5EC72148" w:rsidR="009F195E" w:rsidRPr="009F195E" w:rsidRDefault="001B7CE5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 xml:space="preserve">- </w:t>
            </w:r>
            <w:r w:rsidRPr="00E931F7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0.</w:t>
            </w:r>
            <w:r w:rsidR="00E931F7" w:rsidRPr="00E931F7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13</w:t>
            </w:r>
          </w:p>
        </w:tc>
        <w:tc>
          <w:tcPr>
            <w:tcW w:w="1710" w:type="dxa"/>
            <w:vAlign w:val="center"/>
          </w:tcPr>
          <w:p w14:paraId="24AFFEDA" w14:textId="399E79CD" w:rsidR="009F195E" w:rsidRPr="009E0409" w:rsidRDefault="00E931F7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 w:rsidRPr="009E0409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0.</w:t>
            </w:r>
            <w:r w:rsidR="009E0409" w:rsidRPr="009E0409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02</w:t>
            </w:r>
          </w:p>
        </w:tc>
      </w:tr>
      <w:tr w:rsidR="003F282C" w:rsidRPr="003F282C" w14:paraId="6B7F93CF" w14:textId="2D65F244" w:rsidTr="00C61A15">
        <w:tc>
          <w:tcPr>
            <w:tcW w:w="2067" w:type="dxa"/>
            <w:vAlign w:val="center"/>
          </w:tcPr>
          <w:p w14:paraId="01660DF0" w14:textId="6F7EC5DB" w:rsidR="003F282C" w:rsidRPr="003F282C" w:rsidRDefault="003F282C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 w:rsidRPr="003F282C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Koeficiento eksponentė</w:t>
            </w:r>
          </w:p>
        </w:tc>
        <w:tc>
          <w:tcPr>
            <w:tcW w:w="1916" w:type="dxa"/>
            <w:vAlign w:val="center"/>
          </w:tcPr>
          <w:p w14:paraId="43315580" w14:textId="683DFF3D" w:rsidR="003F282C" w:rsidRPr="009F195E" w:rsidRDefault="009F195E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</w:rPr>
              <w:t>1.3</w:t>
            </w:r>
          </w:p>
        </w:tc>
        <w:tc>
          <w:tcPr>
            <w:tcW w:w="2082" w:type="dxa"/>
            <w:vAlign w:val="center"/>
          </w:tcPr>
          <w:p w14:paraId="56A9FADF" w14:textId="49466E7B" w:rsidR="003F282C" w:rsidRPr="003F282C" w:rsidRDefault="009F195E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0.85</w:t>
            </w:r>
          </w:p>
        </w:tc>
        <w:tc>
          <w:tcPr>
            <w:tcW w:w="1903" w:type="dxa"/>
            <w:vAlign w:val="center"/>
          </w:tcPr>
          <w:p w14:paraId="520A2D7A" w14:textId="25EB7202" w:rsidR="003F282C" w:rsidRPr="003F282C" w:rsidRDefault="009F195E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0.88</w:t>
            </w:r>
          </w:p>
        </w:tc>
        <w:tc>
          <w:tcPr>
            <w:tcW w:w="1710" w:type="dxa"/>
            <w:vAlign w:val="center"/>
          </w:tcPr>
          <w:p w14:paraId="3B0BE781" w14:textId="2427972C" w:rsidR="003F282C" w:rsidRPr="003F282C" w:rsidRDefault="009F195E" w:rsidP="003F282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1.03</w:t>
            </w:r>
          </w:p>
        </w:tc>
      </w:tr>
    </w:tbl>
    <w:p w14:paraId="44147849" w14:textId="77777777" w:rsidR="000D0F31" w:rsidRDefault="000D0F31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</w:p>
    <w:p w14:paraId="0C0B57C8" w14:textId="0AA30655" w:rsidR="009E0409" w:rsidRDefault="009E0409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  <w:t>Iš lentelės (</w:t>
      </w:r>
      <w:r w:rsidR="00353207">
        <w:rPr>
          <w:rFonts w:asciiTheme="majorBidi" w:eastAsia="Times New Roman" w:hAnsiTheme="majorBidi" w:cstheme="majorBidi"/>
          <w:color w:val="080808"/>
          <w:sz w:val="24"/>
          <w:szCs w:val="24"/>
        </w:rPr>
        <w:t>16</w:t>
      </w: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lentelė) matome, jog </w:t>
      </w:r>
      <w:r w:rsidR="00366793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vyrai </w:t>
      </w:r>
      <w:r w:rsidR="0064169D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išleidžia</w:t>
      </w:r>
      <w:r w:rsidR="003E6781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vidutiniškai</w:t>
      </w:r>
      <w:r w:rsidR="0064169D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daugiau straipsnių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(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</w:rPr>
        <w:t>30 %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)</w:t>
      </w:r>
      <w:r w:rsidR="0064169D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. Jei </w:t>
      </w:r>
      <w:r w:rsidR="007C1BE0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vyras ar moteris yra </w:t>
      </w:r>
      <w:r w:rsidR="00CD0C0F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nevedęs</w:t>
      </w:r>
      <w:r w:rsidR="007C1BE0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/ne</w:t>
      </w:r>
      <w:r w:rsidR="00CD0C0F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tekėjusi</w:t>
      </w:r>
      <w:r w:rsidR="003E6781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išleistų straipsnių </w:t>
      </w:r>
      <w:r w:rsidR="00C722BF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vidurkis mažėja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(1</w:t>
      </w:r>
      <w:r w:rsidR="00E1597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5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%)</w:t>
      </w:r>
      <w:r w:rsidR="00C722BF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. </w:t>
      </w:r>
      <w:r w:rsidR="00F5024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Išleistų straipsniu vidurkis taip pat mažėja esant daugiau vaikų šeimoje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(1</w:t>
      </w:r>
      <w:r w:rsidR="00E1597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2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%)</w:t>
      </w:r>
      <w:r w:rsidR="00F5024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. </w:t>
      </w:r>
      <w:r w:rsidR="008E310D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Mentoriaus išleistų straipsnių kiekis didina</w:t>
      </w:r>
      <w:r w:rsidR="00DC633D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doktoranto išleistų straipsnių vidurkį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(</w:t>
      </w:r>
      <w:r w:rsidR="00E1597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3</w:t>
      </w:r>
      <w:r w:rsidR="00FF1D3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%).</w:t>
      </w:r>
    </w:p>
    <w:p w14:paraId="6E310542" w14:textId="77777777" w:rsidR="004B6BFF" w:rsidRDefault="00392506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  <w:t xml:space="preserve">Taip pat patikrinome, ar </w:t>
      </w:r>
      <w:r w:rsidR="00222D53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kuri nors sąveika yra statistiškai reikšminga. Radome </w:t>
      </w:r>
      <w:r w:rsidR="000F040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prestižas ir mentorius. </w:t>
      </w:r>
    </w:p>
    <w:p w14:paraId="0F81C8A0" w14:textId="77777777" w:rsidR="004B6BFF" w:rsidRDefault="004B6BFF" w:rsidP="004B6BFF">
      <w:pPr>
        <w:keepNext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</w:pPr>
      <w:r w:rsidRPr="004B6BFF">
        <w:rPr>
          <w:rFonts w:asciiTheme="majorBidi" w:eastAsia="Times New Roman" w:hAnsiTheme="majorBidi" w:cstheme="majorBidi"/>
          <w:noProof/>
          <w:color w:val="080808"/>
          <w:sz w:val="24"/>
          <w:szCs w:val="24"/>
          <w:lang w:val="lt-LT"/>
        </w:rPr>
        <w:drawing>
          <wp:inline distT="0" distB="0" distL="0" distR="0" wp14:anchorId="0D366D50" wp14:editId="26049665">
            <wp:extent cx="6151880" cy="35128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F7FA" w14:textId="32033847" w:rsidR="004B6BFF" w:rsidRPr="004B6BFF" w:rsidRDefault="004B6BFF" w:rsidP="004B6BFF">
      <w:pPr>
        <w:pStyle w:val="Caption"/>
        <w:jc w:val="center"/>
        <w:rPr>
          <w:rFonts w:asciiTheme="majorBidi" w:eastAsia="Times New Roman" w:hAnsiTheme="majorBidi" w:cstheme="majorBidi"/>
          <w:color w:val="000000" w:themeColor="text1"/>
          <w:sz w:val="28"/>
          <w:szCs w:val="28"/>
          <w:lang w:val="lt-LT"/>
        </w:rPr>
      </w:pPr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Pav. \* ARABIC </w:instrText>
      </w:r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29</w:t>
      </w:r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pav. </w:t>
      </w:r>
      <w:proofErr w:type="spellStart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>Neigiamas</w:t>
      </w:r>
      <w:proofErr w:type="spellEnd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>binominis</w:t>
      </w:r>
      <w:proofErr w:type="spellEnd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>modelis</w:t>
      </w:r>
      <w:proofErr w:type="spellEnd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>su</w:t>
      </w:r>
      <w:proofErr w:type="spellEnd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4B6BFF">
        <w:rPr>
          <w:rFonts w:asciiTheme="majorBidi" w:hAnsiTheme="majorBidi" w:cstheme="majorBidi"/>
          <w:color w:val="000000" w:themeColor="text1"/>
          <w:sz w:val="20"/>
          <w:szCs w:val="20"/>
        </w:rPr>
        <w:t>sąveika</w:t>
      </w:r>
      <w:proofErr w:type="spellEnd"/>
    </w:p>
    <w:p w14:paraId="5CD519D5" w14:textId="793D9402" w:rsidR="00392506" w:rsidRDefault="004B6BFF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</w:r>
      <w:r w:rsidR="006F6DF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Įtraukiant į modelį šią </w:t>
      </w:r>
      <w:r w:rsidR="000F040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sąveiką</w:t>
      </w:r>
      <w:r w:rsidR="006F6DF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AIC</w:t>
      </w:r>
      <w:r w:rsidR="0067527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reikšmė mažesnė</w:t>
      </w:r>
      <w:r w:rsidR="00EE6651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,</w:t>
      </w:r>
      <w:r w:rsidR="006F6DF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</w:t>
      </w:r>
      <w:proofErr w:type="spellStart"/>
      <w:r w:rsidR="006F6DF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pseudo</w:t>
      </w:r>
      <w:proofErr w:type="spellEnd"/>
      <w:r w:rsidR="006F6DF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R kvadrato</w:t>
      </w:r>
      <w:r w:rsidR="00EE6651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– didesnė, </w:t>
      </w:r>
      <w:r w:rsidR="005A4E62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liekanų deviacijos ir laisvės laipsnių santykio reikšmė tokia pati.</w:t>
      </w: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Vis dėlto</w:t>
      </w:r>
      <w:r w:rsidR="00690D64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</w:t>
      </w:r>
      <w:r w:rsidR="00001F38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įtraukus sąveiką atsirado </w:t>
      </w:r>
      <w:proofErr w:type="spellStart"/>
      <w:r w:rsidR="00001F38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multikolinearumo</w:t>
      </w:r>
      <w:proofErr w:type="spellEnd"/>
      <w:r w:rsidR="00001F38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problema, todėl jos į modelį neįtraukėme.</w:t>
      </w:r>
    </w:p>
    <w:p w14:paraId="77642550" w14:textId="77777777" w:rsidR="006F7E85" w:rsidRDefault="00281204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</w:r>
      <w:r w:rsidR="006F7E8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Galiausiai, patikriname kaip tiksliai gautas modelis prognozuoja. </w:t>
      </w:r>
    </w:p>
    <w:p w14:paraId="25D88055" w14:textId="6B856781" w:rsidR="00353207" w:rsidRPr="00353207" w:rsidRDefault="00353207" w:rsidP="00353207">
      <w:pPr>
        <w:pStyle w:val="Caption"/>
        <w:keepNext/>
        <w:jc w:val="center"/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</w:pP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begin"/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instrText xml:space="preserve"> SEQ Lentelė \* ARABIC </w:instrText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separate"/>
      </w:r>
      <w:r w:rsidR="005F5F22">
        <w:rPr>
          <w:rFonts w:asciiTheme="majorBidi" w:hAnsiTheme="majorBidi" w:cstheme="majorBidi"/>
          <w:noProof/>
          <w:color w:val="000000" w:themeColor="text1"/>
          <w:sz w:val="20"/>
          <w:szCs w:val="20"/>
        </w:rPr>
        <w:t>17</w:t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fldChar w:fldCharType="end"/>
      </w:r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t xml:space="preserve"> </w:t>
      </w:r>
      <w:proofErr w:type="spellStart"/>
      <w:r w:rsidRPr="00353207">
        <w:rPr>
          <w:rFonts w:asciiTheme="majorBidi" w:hAnsiTheme="majorBidi" w:cstheme="majorBidi"/>
          <w:color w:val="000000" w:themeColor="text1"/>
          <w:sz w:val="20"/>
          <w:szCs w:val="20"/>
        </w:rPr>
        <w:t>lentel</w:t>
      </w:r>
      <w:proofErr w:type="spellEnd"/>
      <w:r w:rsidRPr="00353207">
        <w:rPr>
          <w:rFonts w:asciiTheme="majorBidi" w:hAnsiTheme="majorBidi" w:cstheme="majorBidi"/>
          <w:color w:val="000000" w:themeColor="text1"/>
          <w:sz w:val="20"/>
          <w:szCs w:val="20"/>
          <w:lang w:val="lt-LT"/>
        </w:rPr>
        <w:t>ė. Stebėtos ir prognozuotos reikšmės</w:t>
      </w:r>
    </w:p>
    <w:tbl>
      <w:tblPr>
        <w:tblStyle w:val="TableGrid"/>
        <w:tblW w:w="0" w:type="auto"/>
        <w:tblInd w:w="2551" w:type="dxa"/>
        <w:tblLook w:val="04A0" w:firstRow="1" w:lastRow="0" w:firstColumn="1" w:lastColumn="0" w:noHBand="0" w:noVBand="1"/>
      </w:tblPr>
      <w:tblGrid>
        <w:gridCol w:w="2263"/>
        <w:gridCol w:w="2552"/>
      </w:tblGrid>
      <w:tr w:rsidR="006F7E85" w14:paraId="7955B9A0" w14:textId="77777777" w:rsidTr="009041D0">
        <w:tc>
          <w:tcPr>
            <w:tcW w:w="2263" w:type="dxa"/>
            <w:vAlign w:val="center"/>
          </w:tcPr>
          <w:p w14:paraId="21DB690B" w14:textId="356CDAB1" w:rsidR="006F7E85" w:rsidRPr="009041D0" w:rsidRDefault="0001038A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 w:rsidRPr="009041D0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Stebėt</w:t>
            </w:r>
            <w:r w:rsidR="00410EFA" w:rsidRPr="009041D0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a reikšmė</w:t>
            </w:r>
          </w:p>
        </w:tc>
        <w:tc>
          <w:tcPr>
            <w:tcW w:w="2552" w:type="dxa"/>
            <w:vAlign w:val="center"/>
          </w:tcPr>
          <w:p w14:paraId="79597E78" w14:textId="1F0037FB" w:rsidR="006F7E85" w:rsidRPr="009041D0" w:rsidRDefault="00410EFA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</w:pPr>
            <w:r w:rsidRPr="009041D0">
              <w:rPr>
                <w:rFonts w:asciiTheme="majorBidi" w:eastAsia="Times New Roman" w:hAnsiTheme="majorBidi" w:cstheme="majorBidi"/>
                <w:b/>
                <w:bCs/>
                <w:color w:val="080808"/>
                <w:sz w:val="24"/>
                <w:szCs w:val="24"/>
                <w:lang w:val="lt-LT"/>
              </w:rPr>
              <w:t>Prognozuota reikšmė</w:t>
            </w:r>
          </w:p>
        </w:tc>
      </w:tr>
      <w:tr w:rsidR="006F7E85" w14:paraId="7476F222" w14:textId="77777777" w:rsidTr="009041D0">
        <w:tc>
          <w:tcPr>
            <w:tcW w:w="2263" w:type="dxa"/>
            <w:vAlign w:val="center"/>
          </w:tcPr>
          <w:p w14:paraId="68BF2F07" w14:textId="66705CBE" w:rsidR="006F7E85" w:rsidRPr="00410EFA" w:rsidRDefault="00410EFA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</w:rPr>
              <w:t>0</w:t>
            </w:r>
          </w:p>
        </w:tc>
        <w:tc>
          <w:tcPr>
            <w:tcW w:w="2552" w:type="dxa"/>
            <w:vAlign w:val="center"/>
          </w:tcPr>
          <w:p w14:paraId="097BFBC9" w14:textId="24979590" w:rsidR="006F7E85" w:rsidRDefault="008C761B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1.9</w:t>
            </w:r>
          </w:p>
        </w:tc>
      </w:tr>
      <w:tr w:rsidR="006F7E85" w14:paraId="213F2163" w14:textId="77777777" w:rsidTr="009041D0">
        <w:tc>
          <w:tcPr>
            <w:tcW w:w="2263" w:type="dxa"/>
            <w:vAlign w:val="center"/>
          </w:tcPr>
          <w:p w14:paraId="1233F153" w14:textId="26CC1BC4" w:rsidR="006F7E85" w:rsidRDefault="00CB78B5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0</w:t>
            </w:r>
          </w:p>
        </w:tc>
        <w:tc>
          <w:tcPr>
            <w:tcW w:w="2552" w:type="dxa"/>
            <w:vAlign w:val="center"/>
          </w:tcPr>
          <w:p w14:paraId="6DBDB113" w14:textId="12DF4393" w:rsidR="006F7E85" w:rsidRDefault="009041D0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</w:t>
            </w:r>
            <w:r w:rsidR="006E0372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.</w:t>
            </w: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43</w:t>
            </w:r>
          </w:p>
        </w:tc>
      </w:tr>
      <w:tr w:rsidR="006F7E85" w14:paraId="2EA7555B" w14:textId="77777777" w:rsidTr="009041D0">
        <w:tc>
          <w:tcPr>
            <w:tcW w:w="2263" w:type="dxa"/>
            <w:vAlign w:val="center"/>
          </w:tcPr>
          <w:p w14:paraId="0DF093A2" w14:textId="66F10BD7" w:rsidR="006F7E85" w:rsidRDefault="00AC3A25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4</w:t>
            </w:r>
          </w:p>
        </w:tc>
        <w:tc>
          <w:tcPr>
            <w:tcW w:w="2552" w:type="dxa"/>
            <w:vAlign w:val="center"/>
          </w:tcPr>
          <w:p w14:paraId="615C57F6" w14:textId="41160AB8" w:rsidR="006F7E85" w:rsidRDefault="00AC3A25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1.</w:t>
            </w:r>
            <w:r w:rsidR="00387583"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86</w:t>
            </w:r>
          </w:p>
        </w:tc>
      </w:tr>
      <w:tr w:rsidR="006F7E85" w14:paraId="3FDF6727" w14:textId="77777777" w:rsidTr="009041D0">
        <w:tc>
          <w:tcPr>
            <w:tcW w:w="2263" w:type="dxa"/>
            <w:vAlign w:val="center"/>
          </w:tcPr>
          <w:p w14:paraId="6482477E" w14:textId="48603223" w:rsidR="006F7E85" w:rsidRDefault="00AC3A25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5</w:t>
            </w:r>
          </w:p>
        </w:tc>
        <w:tc>
          <w:tcPr>
            <w:tcW w:w="2552" w:type="dxa"/>
            <w:vAlign w:val="center"/>
          </w:tcPr>
          <w:p w14:paraId="74FD98E4" w14:textId="587A02B2" w:rsidR="006F7E85" w:rsidRDefault="00387583" w:rsidP="009041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jc w:val="center"/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</w:pPr>
            <w:r>
              <w:rPr>
                <w:rFonts w:asciiTheme="majorBidi" w:eastAsia="Times New Roman" w:hAnsiTheme="majorBidi" w:cstheme="majorBidi"/>
                <w:color w:val="080808"/>
                <w:sz w:val="24"/>
                <w:szCs w:val="24"/>
                <w:lang w:val="lt-LT"/>
              </w:rPr>
              <w:t>1.87</w:t>
            </w:r>
          </w:p>
        </w:tc>
      </w:tr>
    </w:tbl>
    <w:p w14:paraId="23893F06" w14:textId="77777777" w:rsidR="009041D0" w:rsidRDefault="009041D0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</w:r>
    </w:p>
    <w:p w14:paraId="45F3A29B" w14:textId="0AC4D610" w:rsidR="00281204" w:rsidRDefault="009041D0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  <w:t>Iš lentelės (</w:t>
      </w:r>
      <w:r w:rsidR="0035320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17 </w:t>
      </w: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lentelė) matome, jog </w:t>
      </w:r>
      <w:r w:rsidR="004D201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modelis prognozuoja netiksliai. Nors liekanų deviacijos ir laisvės laipsnių santykis rodė, jog modelis tinkamas, </w:t>
      </w:r>
      <w:r w:rsidR="00DF0C39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maža </w:t>
      </w:r>
      <w:proofErr w:type="spellStart"/>
      <w:r w:rsidR="004D201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pseudo</w:t>
      </w:r>
      <w:proofErr w:type="spellEnd"/>
      <w:r w:rsidR="004D2015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 xml:space="preserve"> R kvadrato reikšmė </w:t>
      </w:r>
      <w:r w:rsidR="00E4241A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indikuoja, jog modelis nebus tinkamas prognozavimui.</w:t>
      </w:r>
    </w:p>
    <w:p w14:paraId="408B9471" w14:textId="53C1CAA2" w:rsidR="00C7227C" w:rsidRDefault="00C7227C" w:rsidP="0026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</w:pPr>
      <w:r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ab/>
        <w:t>Galuti</w:t>
      </w:r>
      <w:r w:rsidR="004540B7">
        <w:rPr>
          <w:rFonts w:asciiTheme="majorBidi" w:eastAsia="Times New Roman" w:hAnsiTheme="majorBidi" w:cstheme="majorBidi"/>
          <w:color w:val="080808"/>
          <w:sz w:val="24"/>
          <w:szCs w:val="24"/>
          <w:lang w:val="lt-LT"/>
        </w:rPr>
        <w:t>nis modelis atrodo taip:</w:t>
      </w:r>
    </w:p>
    <w:p w14:paraId="44C432B0" w14:textId="6F388C27" w:rsidR="004540B7" w:rsidRPr="003F282C" w:rsidRDefault="006D611F" w:rsidP="004540B7">
      <w:pPr>
        <w:spacing w:line="360" w:lineRule="auto"/>
        <w:ind w:firstLine="720"/>
        <w:jc w:val="both"/>
        <w:rPr>
          <w:rFonts w:asciiTheme="majorBidi" w:eastAsiaTheme="minorEastAsia" w:hAnsiTheme="majorBidi" w:cstheme="majorBidi"/>
          <w:i/>
          <w:sz w:val="24"/>
          <w:szCs w:val="24"/>
          <w:lang w:val="lt-LT"/>
        </w:rPr>
      </w:pPr>
      <m:oMath>
        <m:func>
          <m:func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  <w:lang w:val="lt-L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  <w:lang w:val="lt-LT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4"/>
                    <w:szCs w:val="24"/>
                    <w:lang w:val="lt-LT"/>
                  </w:rPr>
                  <m:t>publikuoti straipsniai</m:t>
                </m:r>
              </m:e>
            </m:d>
          </m:e>
        </m:func>
        <m:r>
          <w:rPr>
            <w:rFonts w:ascii="Cambria Math" w:hAnsi="Cambria Math" w:cstheme="majorBidi"/>
            <w:sz w:val="24"/>
            <w:szCs w:val="24"/>
            <w:lang w:val="lt-LT"/>
          </w:rPr>
          <m:t xml:space="preserve">= 0,195+0,264∙lytis 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vyras</m:t>
            </m:r>
          </m:e>
        </m:d>
        <m:r>
          <w:rPr>
            <w:rFonts w:ascii="Cambria Math" w:hAnsi="Cambria Math" w:cstheme="majorBidi"/>
            <w:sz w:val="24"/>
            <w:szCs w:val="24"/>
            <w:lang w:val="lt-LT"/>
          </w:rPr>
          <m:t xml:space="preserve">-0,158∙vedybinis statusas 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  <w:lang w:val="lt-LT"/>
              </w:rPr>
              <m:t>nevedęs</m:t>
            </m:r>
          </m:e>
        </m:d>
        <m:r>
          <w:rPr>
            <w:rFonts w:ascii="Cambria Math" w:hAnsi="Cambria Math" w:cstheme="majorBidi"/>
            <w:sz w:val="24"/>
            <w:szCs w:val="24"/>
            <w:lang w:val="lt-LT"/>
          </w:rPr>
          <m:t>-0,127∙vaikai +0,028∙mentoriaus straipsnių skaičius</m:t>
        </m:r>
      </m:oMath>
      <w:r w:rsidR="004540B7" w:rsidRPr="003F282C">
        <w:rPr>
          <w:rFonts w:asciiTheme="majorBidi" w:eastAsiaTheme="minorEastAsia" w:hAnsiTheme="majorBidi" w:cstheme="majorBidi"/>
          <w:i/>
          <w:sz w:val="24"/>
          <w:szCs w:val="24"/>
          <w:lang w:val="lt-LT"/>
        </w:rPr>
        <w:t>.</w:t>
      </w:r>
    </w:p>
    <w:p w14:paraId="04F446ED" w14:textId="3EEE1A92" w:rsidR="00B92CA0" w:rsidRPr="00551474" w:rsidRDefault="00B92CA0" w:rsidP="002A0DC8">
      <w:pPr>
        <w:rPr>
          <w:rFonts w:asciiTheme="majorBidi" w:hAnsiTheme="majorBidi" w:cstheme="majorBidi"/>
          <w:sz w:val="24"/>
          <w:szCs w:val="24"/>
        </w:rPr>
      </w:pPr>
    </w:p>
    <w:p w14:paraId="6898DE4E" w14:textId="229655F2" w:rsidR="00B92CA0" w:rsidRPr="003F282C" w:rsidRDefault="00B92CA0" w:rsidP="00B92CA0">
      <w:pPr>
        <w:pStyle w:val="Heading1"/>
        <w:numPr>
          <w:ilvl w:val="0"/>
          <w:numId w:val="2"/>
        </w:numPr>
        <w:rPr>
          <w:lang w:val="lt-LT"/>
        </w:rPr>
      </w:pPr>
      <w:bookmarkStart w:id="23" w:name="_Toc130137947"/>
      <w:r w:rsidRPr="003F282C">
        <w:rPr>
          <w:lang w:val="lt-LT"/>
        </w:rPr>
        <w:t>IŠVADOS</w:t>
      </w:r>
      <w:bookmarkEnd w:id="23"/>
    </w:p>
    <w:p w14:paraId="00BF9821" w14:textId="63370B8F" w:rsidR="0059011E" w:rsidRPr="003F282C" w:rsidRDefault="00194848" w:rsidP="0059011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Iš pirminės duomenų analizės sužinojome, jog vedę / ištekėję asmenys  mokymo imtyje sudaro 66 proc. Dažniausias vaikų iki 6 metų skaičius yra 0 arba 1. Dažniausias studijų programos prestižo lygis yra nuo 2,5 iki 3 imtinai, o mažesnio nei 0,5 prestižo lygio studijų programos imtyje nebuvo. Daugiausiai mentoriai buvo išleidę straipsnių nuo 0 iki 20 (imtinai abu galai intervalo).</w:t>
      </w:r>
      <w:r w:rsidR="0059011E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Taip pat pastebėjome, jog dažniausiai vyrai publikuoja daugiau straipsnių. Daugiau išleidžia straipsnių vedę vyrai arba ištekėjusios moterys. Mažiausiai straipsnių per 3 metus išleido didžiausią šeimą turintys asmenys. Studijų programos prestižas nedaro didelės įtakos straipsnių publikavimo skaičiui. Daugiausiai straipsnių publikavo tie asmenys, kurių mentorius publikavo nuo 40 imtinai iki 50 straipsnių.</w:t>
      </w:r>
    </w:p>
    <w:p w14:paraId="57C521AE" w14:textId="06708961" w:rsidR="00177314" w:rsidRPr="003F282C" w:rsidRDefault="00177314" w:rsidP="0059011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Turimi</w:t>
      </w:r>
      <w:r w:rsidR="00941364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</w:t>
      </w:r>
      <w:r w:rsidR="00EA2736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duomenys tenkino </w:t>
      </w:r>
      <w:proofErr w:type="spellStart"/>
      <w:r w:rsidR="00EA2736" w:rsidRPr="003F282C">
        <w:rPr>
          <w:rFonts w:ascii="Times New Roman" w:hAnsi="Times New Roman" w:cs="Times New Roman"/>
          <w:sz w:val="24"/>
          <w:szCs w:val="24"/>
          <w:lang w:val="lt-LT"/>
        </w:rPr>
        <w:t>multikolinearumo</w:t>
      </w:r>
      <w:proofErr w:type="spellEnd"/>
      <w:r w:rsidR="00EA2736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ir išskirčių nebuv</w:t>
      </w:r>
      <w:r w:rsidR="00330BFB" w:rsidRPr="003F282C">
        <w:rPr>
          <w:rFonts w:ascii="Times New Roman" w:hAnsi="Times New Roman" w:cs="Times New Roman"/>
          <w:sz w:val="24"/>
          <w:szCs w:val="24"/>
          <w:lang w:val="lt-LT"/>
        </w:rPr>
        <w:t>imo</w:t>
      </w:r>
      <w:r w:rsidR="00EA2736" w:rsidRPr="003F282C">
        <w:rPr>
          <w:rFonts w:ascii="Times New Roman" w:hAnsi="Times New Roman" w:cs="Times New Roman"/>
          <w:sz w:val="24"/>
          <w:szCs w:val="24"/>
          <w:lang w:val="lt-LT"/>
        </w:rPr>
        <w:t xml:space="preserve"> prielaidas, nors mokymo imtyje turėjome du įtartinus stebėjimus. </w:t>
      </w:r>
      <w:r w:rsidR="005720DE" w:rsidRPr="003F282C">
        <w:rPr>
          <w:rFonts w:ascii="Times New Roman" w:hAnsi="Times New Roman" w:cs="Times New Roman"/>
          <w:sz w:val="24"/>
          <w:szCs w:val="24"/>
          <w:lang w:val="lt-LT"/>
        </w:rPr>
        <w:t>Nustatėme, kad duomenis gerai aprašo neigiamas binominis modelis</w:t>
      </w:r>
      <w:r w:rsidR="00FD6481" w:rsidRPr="003F282C">
        <w:rPr>
          <w:rFonts w:ascii="Times New Roman" w:hAnsi="Times New Roman" w:cs="Times New Roman"/>
          <w:sz w:val="24"/>
          <w:szCs w:val="24"/>
          <w:lang w:val="lt-LT"/>
        </w:rPr>
        <w:t>. Perteklinės nulių problemos neturėjome.</w:t>
      </w:r>
    </w:p>
    <w:p w14:paraId="56C86971" w14:textId="00EB38E7" w:rsidR="00FD6481" w:rsidRPr="003F282C" w:rsidRDefault="00FD6481" w:rsidP="0059011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lt-LT"/>
        </w:rPr>
      </w:pPr>
      <w:r w:rsidRPr="003F282C">
        <w:rPr>
          <w:rFonts w:ascii="Times New Roman" w:hAnsi="Times New Roman" w:cs="Times New Roman"/>
          <w:sz w:val="24"/>
          <w:szCs w:val="24"/>
          <w:lang w:val="lt-LT"/>
        </w:rPr>
        <w:t>Gavome modelį:</w:t>
      </w:r>
    </w:p>
    <w:p w14:paraId="10595654" w14:textId="1CDB6728" w:rsidR="00FD6481" w:rsidRPr="003F282C" w:rsidRDefault="006D611F" w:rsidP="00FD648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lt-LT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lt-LT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lt-LT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lt-LT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lt-LT"/>
                  </w:rPr>
                  <m:t>publikuoti straipsniai</m:t>
                </m:r>
              </m:e>
            </m:d>
          </m:e>
        </m:func>
        <m:r>
          <w:rPr>
            <w:rFonts w:ascii="Cambria Math" w:hAnsi="Cambria Math" w:cs="Times New Roman"/>
            <w:sz w:val="24"/>
            <w:szCs w:val="24"/>
            <w:lang w:val="lt-LT"/>
          </w:rPr>
          <m:t xml:space="preserve">= 0,205+0,269∙lytis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lt-LT"/>
              </w:rPr>
              <m:t>vyras</m:t>
            </m:r>
          </m:e>
        </m:d>
        <m:r>
          <w:rPr>
            <w:rFonts w:ascii="Cambria Math" w:hAnsi="Cambria Math" w:cs="Times New Roman"/>
            <w:sz w:val="24"/>
            <w:szCs w:val="24"/>
            <w:lang w:val="lt-LT"/>
          </w:rPr>
          <m:t xml:space="preserve">-0,155∙vedybinis statusas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lt-LT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lt-LT"/>
              </w:rPr>
              <m:t>nevedęs</m:t>
            </m:r>
          </m:e>
        </m:d>
        <m:r>
          <w:rPr>
            <w:rFonts w:ascii="Cambria Math" w:hAnsi="Cambria Math" w:cs="Times New Roman"/>
            <w:sz w:val="24"/>
            <w:szCs w:val="24"/>
            <w:lang w:val="lt-LT"/>
          </w:rPr>
          <m:t>-0,127∙vaikai +0,028∙mentoriaus straipsnių skaičius</m:t>
        </m:r>
      </m:oMath>
      <w:r w:rsidR="00FD6481" w:rsidRPr="003F282C">
        <w:rPr>
          <w:rFonts w:ascii="Times New Roman" w:eastAsiaTheme="minorEastAsia" w:hAnsi="Times New Roman" w:cs="Times New Roman"/>
          <w:i/>
          <w:sz w:val="24"/>
          <w:szCs w:val="24"/>
          <w:lang w:val="lt-LT"/>
        </w:rPr>
        <w:t xml:space="preserve">, </w:t>
      </w:r>
    </w:p>
    <w:p w14:paraId="72F0A0F1" w14:textId="22923E7A" w:rsidR="00A87290" w:rsidRPr="00C65A56" w:rsidRDefault="00FD6481" w:rsidP="00FD648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</w:pPr>
      <w:r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kurio AIC 2230,625</w:t>
      </w:r>
      <w:r w:rsidR="008F256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(su SAS </w:t>
      </w:r>
      <w:r w:rsidR="008F2569" w:rsidRPr="003F282C">
        <w:rPr>
          <w:rFonts w:ascii="Times New Roman" w:hAnsi="Times New Roman" w:cs="Times New Roman"/>
          <w:sz w:val="24"/>
          <w:szCs w:val="24"/>
          <w:lang w:val="lt-LT"/>
        </w:rPr>
        <w:t>1399</w:t>
      </w:r>
      <w:r w:rsidR="008F256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)</w:t>
      </w:r>
      <w:r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,</w:t>
      </w:r>
      <w:r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BIC</w:t>
      </w:r>
      <w:r w:rsidR="006E5636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2257,504, liek</w:t>
      </w:r>
      <w:r w:rsidR="00F9670B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a</w:t>
      </w:r>
      <w:r w:rsidR="006E5636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nų deviacijos ir li</w:t>
      </w:r>
      <w:r w:rsidR="00F9670B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e</w:t>
      </w:r>
      <w:r w:rsidR="006E5636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k</w:t>
      </w:r>
      <w:r w:rsidR="00F9670B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a</w:t>
      </w:r>
      <w:r w:rsidR="006E5636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nų laisvės laipsnių santykis 1,110</w:t>
      </w:r>
      <w:r w:rsidR="005B68AC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, </w:t>
      </w:r>
      <w:proofErr w:type="spellStart"/>
      <w:r w:rsidR="005B68AC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pseudo</w:t>
      </w:r>
      <w:proofErr w:type="spellEnd"/>
      <w:r w:rsidR="005B68AC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R kvadratas 0,090 bei RMSE </w:t>
      </w:r>
      <w:r w:rsidR="00791B46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2,005.</w:t>
      </w:r>
      <w:r w:rsidR="00A87290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Modelis nėra tinkamas prognozavimui, tačiau yra galima interpr</w:t>
      </w:r>
      <w:r w:rsidR="009E4F70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e</w:t>
      </w:r>
      <w:r w:rsidR="00A87290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>tacija:</w:t>
      </w:r>
      <w:r w:rsidR="000455BE" w:rsidRPr="00C65A56">
        <w:rPr>
          <w:rFonts w:ascii="Times New Roman" w:eastAsiaTheme="minorEastAsia" w:hAnsi="Times New Roman" w:cs="Times New Roman"/>
          <w:iCs/>
          <w:sz w:val="24"/>
          <w:szCs w:val="24"/>
          <w:lang w:val="lt-LT"/>
        </w:rPr>
        <w:t xml:space="preserve"> 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būnant vyru apie 31 proc. padidėja išleistų straipsnių vidurkis, </w:t>
      </w:r>
      <w:r w:rsidR="00B32EEB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o 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būnant nesusituokus apie 15 proc. mažėja išleistų straipsnių vidurkis</w:t>
      </w:r>
      <w:r w:rsidR="008B0FD3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. P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adid</w:t>
      </w:r>
      <w:r w:rsidR="008B0FD3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ėjus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vaikų skaiči</w:t>
      </w:r>
      <w:r w:rsidR="008B0FD3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ui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 xml:space="preserve"> šeimoje vienu vienetu apytiksliai 12 proc. sumažėtų išleistų straipsnių vidurkis, o padidinus vienu vienetu išleistų mentoriaus straipsnių skaičių 3 proc. </w:t>
      </w:r>
      <w:r w:rsidR="00681E79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p</w:t>
      </w:r>
      <w:r w:rsidR="00A87290" w:rsidRPr="003F282C">
        <w:rPr>
          <w:rFonts w:ascii="Times New Roman" w:eastAsiaTheme="minorEastAsia" w:hAnsi="Times New Roman" w:cs="Times New Roman"/>
          <w:sz w:val="24"/>
          <w:szCs w:val="24"/>
          <w:lang w:val="lt-LT"/>
        </w:rPr>
        <w:t>adidėtų doktorantų išleistų straipsnių vidurkis.</w:t>
      </w:r>
    </w:p>
    <w:p w14:paraId="2C89E026" w14:textId="77777777" w:rsidR="00FD6481" w:rsidRPr="003F282C" w:rsidRDefault="00FD6481" w:rsidP="0059011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250F0C53" w14:textId="77777777" w:rsidR="00FD6481" w:rsidRPr="003F282C" w:rsidRDefault="00FD6481" w:rsidP="0059011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25F44243" w14:textId="77777777" w:rsidR="005B326C" w:rsidRPr="003F282C" w:rsidRDefault="005B326C" w:rsidP="0059011E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5B089E93" w14:textId="513BDC7D" w:rsidR="00194848" w:rsidRPr="003F282C" w:rsidRDefault="00194848" w:rsidP="00194848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p w14:paraId="6B105AC0" w14:textId="74B85ED7" w:rsidR="00807CAF" w:rsidRPr="003F282C" w:rsidRDefault="00807CAF" w:rsidP="00807CAF">
      <w:pPr>
        <w:spacing w:line="360" w:lineRule="auto"/>
        <w:jc w:val="both"/>
        <w:rPr>
          <w:rFonts w:asciiTheme="majorBidi" w:hAnsiTheme="majorBidi" w:cstheme="majorBidi"/>
          <w:sz w:val="24"/>
          <w:szCs w:val="24"/>
          <w:lang w:val="lt-LT"/>
        </w:rPr>
      </w:pPr>
    </w:p>
    <w:sectPr w:rsidR="00807CAF" w:rsidRPr="003F282C" w:rsidSect="00DC0F40">
      <w:footerReference w:type="default" r:id="rId44"/>
      <w:pgSz w:w="12240" w:h="15840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979F89" w14:textId="77777777" w:rsidR="006C22A1" w:rsidRDefault="006C22A1" w:rsidP="00B92CA0">
      <w:pPr>
        <w:spacing w:after="0" w:line="240" w:lineRule="auto"/>
      </w:pPr>
      <w:r>
        <w:separator/>
      </w:r>
    </w:p>
  </w:endnote>
  <w:endnote w:type="continuationSeparator" w:id="0">
    <w:p w14:paraId="69699736" w14:textId="77777777" w:rsidR="006C22A1" w:rsidRDefault="006C22A1" w:rsidP="00B92CA0">
      <w:pPr>
        <w:spacing w:after="0" w:line="240" w:lineRule="auto"/>
      </w:pPr>
      <w:r>
        <w:continuationSeparator/>
      </w:r>
    </w:p>
  </w:endnote>
  <w:endnote w:type="continuationNotice" w:id="1">
    <w:p w14:paraId="714C7A5E" w14:textId="77777777" w:rsidR="006C22A1" w:rsidRDefault="006C22A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6633338"/>
      <w:docPartObj>
        <w:docPartGallery w:val="Page Numbers (Bottom of Page)"/>
        <w:docPartUnique/>
      </w:docPartObj>
    </w:sdtPr>
    <w:sdtEndPr>
      <w:rPr>
        <w:rFonts w:asciiTheme="majorBidi" w:hAnsiTheme="majorBidi" w:cstheme="majorBidi"/>
        <w:sz w:val="28"/>
        <w:szCs w:val="28"/>
      </w:rPr>
    </w:sdtEndPr>
    <w:sdtContent>
      <w:p w14:paraId="2A7864A8" w14:textId="11C32525" w:rsidR="00B92CA0" w:rsidRPr="00497570" w:rsidRDefault="00B92CA0">
        <w:pPr>
          <w:pStyle w:val="Footer"/>
          <w:jc w:val="right"/>
          <w:rPr>
            <w:rFonts w:asciiTheme="majorBidi" w:hAnsiTheme="majorBidi" w:cstheme="majorBidi"/>
            <w:sz w:val="24"/>
            <w:szCs w:val="24"/>
          </w:rPr>
        </w:pPr>
        <w:r w:rsidRPr="00497570">
          <w:rPr>
            <w:rFonts w:asciiTheme="majorBidi" w:hAnsiTheme="majorBidi" w:cstheme="majorBidi"/>
            <w:sz w:val="24"/>
            <w:szCs w:val="24"/>
          </w:rPr>
          <w:fldChar w:fldCharType="begin"/>
        </w:r>
        <w:r w:rsidRPr="00497570">
          <w:rPr>
            <w:rFonts w:asciiTheme="majorBidi" w:hAnsiTheme="majorBidi" w:cstheme="majorBidi"/>
            <w:sz w:val="24"/>
            <w:szCs w:val="24"/>
          </w:rPr>
          <w:instrText>PAGE   \* MERGEFORMAT</w:instrText>
        </w:r>
        <w:r w:rsidRPr="00497570">
          <w:rPr>
            <w:rFonts w:asciiTheme="majorBidi" w:hAnsiTheme="majorBidi" w:cstheme="majorBidi"/>
            <w:sz w:val="24"/>
            <w:szCs w:val="24"/>
          </w:rPr>
          <w:fldChar w:fldCharType="separate"/>
        </w:r>
        <w:r w:rsidRPr="00497570">
          <w:rPr>
            <w:rFonts w:asciiTheme="majorBidi" w:hAnsiTheme="majorBidi" w:cstheme="majorBidi"/>
            <w:sz w:val="24"/>
            <w:szCs w:val="24"/>
            <w:lang w:val="lt-LT"/>
          </w:rPr>
          <w:t>2</w:t>
        </w:r>
        <w:r w:rsidRPr="00497570">
          <w:rPr>
            <w:rFonts w:asciiTheme="majorBidi" w:hAnsiTheme="majorBidi" w:cstheme="majorBidi"/>
            <w:sz w:val="24"/>
            <w:szCs w:val="24"/>
          </w:rPr>
          <w:fldChar w:fldCharType="end"/>
        </w:r>
      </w:p>
    </w:sdtContent>
  </w:sdt>
  <w:p w14:paraId="6874D9A3" w14:textId="77777777" w:rsidR="00B92CA0" w:rsidRDefault="00B92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79E51" w14:textId="77777777" w:rsidR="006C22A1" w:rsidRDefault="006C22A1" w:rsidP="00B92CA0">
      <w:pPr>
        <w:spacing w:after="0" w:line="240" w:lineRule="auto"/>
      </w:pPr>
      <w:r>
        <w:separator/>
      </w:r>
    </w:p>
  </w:footnote>
  <w:footnote w:type="continuationSeparator" w:id="0">
    <w:p w14:paraId="3E9123DA" w14:textId="77777777" w:rsidR="006C22A1" w:rsidRDefault="006C22A1" w:rsidP="00B92CA0">
      <w:pPr>
        <w:spacing w:after="0" w:line="240" w:lineRule="auto"/>
      </w:pPr>
      <w:r>
        <w:continuationSeparator/>
      </w:r>
    </w:p>
  </w:footnote>
  <w:footnote w:type="continuationNotice" w:id="1">
    <w:p w14:paraId="1E57EB82" w14:textId="77777777" w:rsidR="006C22A1" w:rsidRDefault="006C22A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17C8"/>
    <w:multiLevelType w:val="hybridMultilevel"/>
    <w:tmpl w:val="42BCA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0375E"/>
    <w:multiLevelType w:val="hybridMultilevel"/>
    <w:tmpl w:val="C0CE4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32DBF"/>
    <w:multiLevelType w:val="hybridMultilevel"/>
    <w:tmpl w:val="4984B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8415CA"/>
    <w:multiLevelType w:val="hybridMultilevel"/>
    <w:tmpl w:val="10A29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071C6D"/>
    <w:multiLevelType w:val="hybridMultilevel"/>
    <w:tmpl w:val="702A6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CA6A48"/>
    <w:multiLevelType w:val="hybridMultilevel"/>
    <w:tmpl w:val="13BECD9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E44786"/>
    <w:multiLevelType w:val="hybridMultilevel"/>
    <w:tmpl w:val="43C8C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9B63A29"/>
    <w:multiLevelType w:val="multilevel"/>
    <w:tmpl w:val="50EE5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21D0751"/>
    <w:multiLevelType w:val="hybridMultilevel"/>
    <w:tmpl w:val="1DF0C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846085">
    <w:abstractNumId w:val="8"/>
  </w:num>
  <w:num w:numId="2" w16cid:durableId="867329832">
    <w:abstractNumId w:val="7"/>
  </w:num>
  <w:num w:numId="3" w16cid:durableId="1805275755">
    <w:abstractNumId w:val="0"/>
  </w:num>
  <w:num w:numId="4" w16cid:durableId="1745683911">
    <w:abstractNumId w:val="1"/>
  </w:num>
  <w:num w:numId="5" w16cid:durableId="1342974737">
    <w:abstractNumId w:val="4"/>
  </w:num>
  <w:num w:numId="6" w16cid:durableId="1118723158">
    <w:abstractNumId w:val="2"/>
  </w:num>
  <w:num w:numId="7" w16cid:durableId="1191145870">
    <w:abstractNumId w:val="3"/>
  </w:num>
  <w:num w:numId="8" w16cid:durableId="164827886">
    <w:abstractNumId w:val="6"/>
  </w:num>
  <w:num w:numId="9" w16cid:durableId="17552810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396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C0E"/>
    <w:rsid w:val="00000201"/>
    <w:rsid w:val="000006DD"/>
    <w:rsid w:val="00001F38"/>
    <w:rsid w:val="0000724D"/>
    <w:rsid w:val="0001038A"/>
    <w:rsid w:val="00010433"/>
    <w:rsid w:val="00010521"/>
    <w:rsid w:val="0001229D"/>
    <w:rsid w:val="0001329D"/>
    <w:rsid w:val="00014B6E"/>
    <w:rsid w:val="00014D00"/>
    <w:rsid w:val="00020357"/>
    <w:rsid w:val="00021460"/>
    <w:rsid w:val="00022215"/>
    <w:rsid w:val="00022F64"/>
    <w:rsid w:val="000234DC"/>
    <w:rsid w:val="000246D7"/>
    <w:rsid w:val="00025046"/>
    <w:rsid w:val="000265AE"/>
    <w:rsid w:val="000267B1"/>
    <w:rsid w:val="00027720"/>
    <w:rsid w:val="00027798"/>
    <w:rsid w:val="000300B7"/>
    <w:rsid w:val="00030E64"/>
    <w:rsid w:val="000327AE"/>
    <w:rsid w:val="0003339B"/>
    <w:rsid w:val="000343C5"/>
    <w:rsid w:val="00037FD3"/>
    <w:rsid w:val="0004324F"/>
    <w:rsid w:val="00044170"/>
    <w:rsid w:val="00044B96"/>
    <w:rsid w:val="000455BE"/>
    <w:rsid w:val="00045DE6"/>
    <w:rsid w:val="0004769F"/>
    <w:rsid w:val="000478ED"/>
    <w:rsid w:val="00050F61"/>
    <w:rsid w:val="00052858"/>
    <w:rsid w:val="000540C6"/>
    <w:rsid w:val="00055758"/>
    <w:rsid w:val="00056FDA"/>
    <w:rsid w:val="00061457"/>
    <w:rsid w:val="000645C6"/>
    <w:rsid w:val="00066B61"/>
    <w:rsid w:val="00067448"/>
    <w:rsid w:val="00067CFB"/>
    <w:rsid w:val="0007066C"/>
    <w:rsid w:val="00070F40"/>
    <w:rsid w:val="000715CE"/>
    <w:rsid w:val="0007432C"/>
    <w:rsid w:val="000748D1"/>
    <w:rsid w:val="000759D7"/>
    <w:rsid w:val="00075E2D"/>
    <w:rsid w:val="00076714"/>
    <w:rsid w:val="000817FC"/>
    <w:rsid w:val="00082B43"/>
    <w:rsid w:val="00082BED"/>
    <w:rsid w:val="00083DC7"/>
    <w:rsid w:val="00085F21"/>
    <w:rsid w:val="000864E7"/>
    <w:rsid w:val="00086B8D"/>
    <w:rsid w:val="00087D2F"/>
    <w:rsid w:val="00094620"/>
    <w:rsid w:val="00096CDA"/>
    <w:rsid w:val="000A09DB"/>
    <w:rsid w:val="000A1403"/>
    <w:rsid w:val="000A2DDD"/>
    <w:rsid w:val="000A2EAA"/>
    <w:rsid w:val="000A49A4"/>
    <w:rsid w:val="000A5C68"/>
    <w:rsid w:val="000A60D2"/>
    <w:rsid w:val="000A663C"/>
    <w:rsid w:val="000A6741"/>
    <w:rsid w:val="000B0C1A"/>
    <w:rsid w:val="000B2579"/>
    <w:rsid w:val="000B70B8"/>
    <w:rsid w:val="000B742A"/>
    <w:rsid w:val="000C02A9"/>
    <w:rsid w:val="000C10DC"/>
    <w:rsid w:val="000C2C99"/>
    <w:rsid w:val="000C340B"/>
    <w:rsid w:val="000C34D9"/>
    <w:rsid w:val="000C7A3F"/>
    <w:rsid w:val="000C7C75"/>
    <w:rsid w:val="000D0F31"/>
    <w:rsid w:val="000D3CA0"/>
    <w:rsid w:val="000D5BE7"/>
    <w:rsid w:val="000D60FB"/>
    <w:rsid w:val="000D77C4"/>
    <w:rsid w:val="000D7A1D"/>
    <w:rsid w:val="000E0A44"/>
    <w:rsid w:val="000E2613"/>
    <w:rsid w:val="000E26B0"/>
    <w:rsid w:val="000E2C56"/>
    <w:rsid w:val="000E3696"/>
    <w:rsid w:val="000E3E6A"/>
    <w:rsid w:val="000E453C"/>
    <w:rsid w:val="000E77F6"/>
    <w:rsid w:val="000F0407"/>
    <w:rsid w:val="000F3860"/>
    <w:rsid w:val="000F528C"/>
    <w:rsid w:val="000F548B"/>
    <w:rsid w:val="000F59D1"/>
    <w:rsid w:val="000F663D"/>
    <w:rsid w:val="000F6FD1"/>
    <w:rsid w:val="0010038E"/>
    <w:rsid w:val="00102E19"/>
    <w:rsid w:val="00103334"/>
    <w:rsid w:val="00107456"/>
    <w:rsid w:val="00107545"/>
    <w:rsid w:val="00113554"/>
    <w:rsid w:val="0011373F"/>
    <w:rsid w:val="0011489B"/>
    <w:rsid w:val="001207AC"/>
    <w:rsid w:val="00120AA6"/>
    <w:rsid w:val="001212D6"/>
    <w:rsid w:val="00124670"/>
    <w:rsid w:val="00126474"/>
    <w:rsid w:val="00126B7D"/>
    <w:rsid w:val="00127482"/>
    <w:rsid w:val="00130677"/>
    <w:rsid w:val="001308E2"/>
    <w:rsid w:val="00133B91"/>
    <w:rsid w:val="00134973"/>
    <w:rsid w:val="00136E78"/>
    <w:rsid w:val="001371C0"/>
    <w:rsid w:val="00140A8E"/>
    <w:rsid w:val="00141998"/>
    <w:rsid w:val="00141E82"/>
    <w:rsid w:val="00145730"/>
    <w:rsid w:val="00145F82"/>
    <w:rsid w:val="00147061"/>
    <w:rsid w:val="00151523"/>
    <w:rsid w:val="00151962"/>
    <w:rsid w:val="001542A6"/>
    <w:rsid w:val="0016106C"/>
    <w:rsid w:val="0016144C"/>
    <w:rsid w:val="00161D2E"/>
    <w:rsid w:val="00163095"/>
    <w:rsid w:val="001630EF"/>
    <w:rsid w:val="00163519"/>
    <w:rsid w:val="00163F39"/>
    <w:rsid w:val="001649E1"/>
    <w:rsid w:val="001672B6"/>
    <w:rsid w:val="00167762"/>
    <w:rsid w:val="00170A7C"/>
    <w:rsid w:val="00170B41"/>
    <w:rsid w:val="00171EBC"/>
    <w:rsid w:val="0017201C"/>
    <w:rsid w:val="00173158"/>
    <w:rsid w:val="0017381B"/>
    <w:rsid w:val="00175424"/>
    <w:rsid w:val="00175EC0"/>
    <w:rsid w:val="00177314"/>
    <w:rsid w:val="00177F01"/>
    <w:rsid w:val="0018387E"/>
    <w:rsid w:val="00183DA6"/>
    <w:rsid w:val="001866AC"/>
    <w:rsid w:val="00186E85"/>
    <w:rsid w:val="001908D3"/>
    <w:rsid w:val="001941EC"/>
    <w:rsid w:val="00194206"/>
    <w:rsid w:val="00194848"/>
    <w:rsid w:val="00194879"/>
    <w:rsid w:val="001955AA"/>
    <w:rsid w:val="001962B9"/>
    <w:rsid w:val="001A10AD"/>
    <w:rsid w:val="001A568E"/>
    <w:rsid w:val="001A62CC"/>
    <w:rsid w:val="001A71DE"/>
    <w:rsid w:val="001B014F"/>
    <w:rsid w:val="001B3AF6"/>
    <w:rsid w:val="001B44BC"/>
    <w:rsid w:val="001B4534"/>
    <w:rsid w:val="001B63E9"/>
    <w:rsid w:val="001B68FE"/>
    <w:rsid w:val="001B6A90"/>
    <w:rsid w:val="001B734C"/>
    <w:rsid w:val="001B7CE5"/>
    <w:rsid w:val="001C0D8E"/>
    <w:rsid w:val="001C12FA"/>
    <w:rsid w:val="001C64E5"/>
    <w:rsid w:val="001C7A1E"/>
    <w:rsid w:val="001D2284"/>
    <w:rsid w:val="001D3412"/>
    <w:rsid w:val="001D3683"/>
    <w:rsid w:val="001D43B3"/>
    <w:rsid w:val="001D72FB"/>
    <w:rsid w:val="001D7DBD"/>
    <w:rsid w:val="001E042B"/>
    <w:rsid w:val="001E0698"/>
    <w:rsid w:val="001E3120"/>
    <w:rsid w:val="001E3F27"/>
    <w:rsid w:val="001E3FC9"/>
    <w:rsid w:val="001E7F03"/>
    <w:rsid w:val="001F11C2"/>
    <w:rsid w:val="001F2B11"/>
    <w:rsid w:val="001F4625"/>
    <w:rsid w:val="001F4DE4"/>
    <w:rsid w:val="001F4ED3"/>
    <w:rsid w:val="001F6531"/>
    <w:rsid w:val="001F671C"/>
    <w:rsid w:val="001F7C00"/>
    <w:rsid w:val="002029EF"/>
    <w:rsid w:val="00203742"/>
    <w:rsid w:val="00203C99"/>
    <w:rsid w:val="00203EBB"/>
    <w:rsid w:val="002043B0"/>
    <w:rsid w:val="002119ED"/>
    <w:rsid w:val="00214B2C"/>
    <w:rsid w:val="00214F36"/>
    <w:rsid w:val="00216C31"/>
    <w:rsid w:val="0021775B"/>
    <w:rsid w:val="00220763"/>
    <w:rsid w:val="00220AD7"/>
    <w:rsid w:val="00222D53"/>
    <w:rsid w:val="00223335"/>
    <w:rsid w:val="002248D4"/>
    <w:rsid w:val="00225CE1"/>
    <w:rsid w:val="00231C3B"/>
    <w:rsid w:val="002345B0"/>
    <w:rsid w:val="00234D89"/>
    <w:rsid w:val="00237524"/>
    <w:rsid w:val="002410D1"/>
    <w:rsid w:val="00245B4C"/>
    <w:rsid w:val="00255BA5"/>
    <w:rsid w:val="00262184"/>
    <w:rsid w:val="00262D72"/>
    <w:rsid w:val="00262E84"/>
    <w:rsid w:val="002633CD"/>
    <w:rsid w:val="0026430E"/>
    <w:rsid w:val="0026461C"/>
    <w:rsid w:val="00264C77"/>
    <w:rsid w:val="002653F4"/>
    <w:rsid w:val="0026735E"/>
    <w:rsid w:val="00271070"/>
    <w:rsid w:val="00272C9E"/>
    <w:rsid w:val="00272D98"/>
    <w:rsid w:val="00275A3A"/>
    <w:rsid w:val="00281204"/>
    <w:rsid w:val="00281F7C"/>
    <w:rsid w:val="002827B0"/>
    <w:rsid w:val="0028410D"/>
    <w:rsid w:val="00284147"/>
    <w:rsid w:val="0028558A"/>
    <w:rsid w:val="00287EA6"/>
    <w:rsid w:val="00290005"/>
    <w:rsid w:val="00291196"/>
    <w:rsid w:val="0029204B"/>
    <w:rsid w:val="00293A08"/>
    <w:rsid w:val="002950AE"/>
    <w:rsid w:val="00296378"/>
    <w:rsid w:val="00296CCD"/>
    <w:rsid w:val="002A0DC8"/>
    <w:rsid w:val="002A1651"/>
    <w:rsid w:val="002A5BCF"/>
    <w:rsid w:val="002A739C"/>
    <w:rsid w:val="002A7635"/>
    <w:rsid w:val="002B2D2A"/>
    <w:rsid w:val="002B3778"/>
    <w:rsid w:val="002B4029"/>
    <w:rsid w:val="002B42E2"/>
    <w:rsid w:val="002B6C5E"/>
    <w:rsid w:val="002B6F43"/>
    <w:rsid w:val="002B75B5"/>
    <w:rsid w:val="002B7E8A"/>
    <w:rsid w:val="002C0B17"/>
    <w:rsid w:val="002C1DA4"/>
    <w:rsid w:val="002C5757"/>
    <w:rsid w:val="002C612C"/>
    <w:rsid w:val="002C67E9"/>
    <w:rsid w:val="002C7F56"/>
    <w:rsid w:val="002D0DED"/>
    <w:rsid w:val="002D2A92"/>
    <w:rsid w:val="002D380E"/>
    <w:rsid w:val="002D3A80"/>
    <w:rsid w:val="002D4E61"/>
    <w:rsid w:val="002D62F2"/>
    <w:rsid w:val="002D711E"/>
    <w:rsid w:val="002E1368"/>
    <w:rsid w:val="002E26A3"/>
    <w:rsid w:val="002E2D1D"/>
    <w:rsid w:val="002E64E0"/>
    <w:rsid w:val="002F0776"/>
    <w:rsid w:val="002F1237"/>
    <w:rsid w:val="002F5497"/>
    <w:rsid w:val="003002E4"/>
    <w:rsid w:val="00300F2D"/>
    <w:rsid w:val="003010F5"/>
    <w:rsid w:val="00306832"/>
    <w:rsid w:val="003070CE"/>
    <w:rsid w:val="00310298"/>
    <w:rsid w:val="00310DE7"/>
    <w:rsid w:val="00311260"/>
    <w:rsid w:val="003118D7"/>
    <w:rsid w:val="00313938"/>
    <w:rsid w:val="00314520"/>
    <w:rsid w:val="00317BBA"/>
    <w:rsid w:val="00317E68"/>
    <w:rsid w:val="00321B51"/>
    <w:rsid w:val="00326BEA"/>
    <w:rsid w:val="00330BFB"/>
    <w:rsid w:val="003319AC"/>
    <w:rsid w:val="003333FA"/>
    <w:rsid w:val="003338C0"/>
    <w:rsid w:val="00334032"/>
    <w:rsid w:val="00334C68"/>
    <w:rsid w:val="0033631A"/>
    <w:rsid w:val="003416E8"/>
    <w:rsid w:val="00342136"/>
    <w:rsid w:val="003428C2"/>
    <w:rsid w:val="00343F29"/>
    <w:rsid w:val="0034610A"/>
    <w:rsid w:val="00346622"/>
    <w:rsid w:val="0034795B"/>
    <w:rsid w:val="003479E6"/>
    <w:rsid w:val="003515FA"/>
    <w:rsid w:val="00352B5E"/>
    <w:rsid w:val="00353207"/>
    <w:rsid w:val="00354191"/>
    <w:rsid w:val="00354BF9"/>
    <w:rsid w:val="00355950"/>
    <w:rsid w:val="00357568"/>
    <w:rsid w:val="003601B9"/>
    <w:rsid w:val="00362D44"/>
    <w:rsid w:val="00363C6F"/>
    <w:rsid w:val="00366548"/>
    <w:rsid w:val="00366793"/>
    <w:rsid w:val="0036689C"/>
    <w:rsid w:val="00366A43"/>
    <w:rsid w:val="00370225"/>
    <w:rsid w:val="003707C1"/>
    <w:rsid w:val="003766E3"/>
    <w:rsid w:val="00383E06"/>
    <w:rsid w:val="00384636"/>
    <w:rsid w:val="00386E1F"/>
    <w:rsid w:val="00387583"/>
    <w:rsid w:val="00391A6B"/>
    <w:rsid w:val="003920F1"/>
    <w:rsid w:val="00392506"/>
    <w:rsid w:val="00392FD0"/>
    <w:rsid w:val="003944AE"/>
    <w:rsid w:val="003960E9"/>
    <w:rsid w:val="003A0FDD"/>
    <w:rsid w:val="003A2160"/>
    <w:rsid w:val="003A4BE2"/>
    <w:rsid w:val="003A634B"/>
    <w:rsid w:val="003A7110"/>
    <w:rsid w:val="003A791B"/>
    <w:rsid w:val="003B0F3A"/>
    <w:rsid w:val="003B19E7"/>
    <w:rsid w:val="003B24B8"/>
    <w:rsid w:val="003B30DD"/>
    <w:rsid w:val="003B5636"/>
    <w:rsid w:val="003B56C0"/>
    <w:rsid w:val="003B5BE7"/>
    <w:rsid w:val="003C3000"/>
    <w:rsid w:val="003C3599"/>
    <w:rsid w:val="003C3F0E"/>
    <w:rsid w:val="003C433E"/>
    <w:rsid w:val="003C5FDF"/>
    <w:rsid w:val="003C6D68"/>
    <w:rsid w:val="003D44AC"/>
    <w:rsid w:val="003D4B9F"/>
    <w:rsid w:val="003D5D08"/>
    <w:rsid w:val="003E0DF7"/>
    <w:rsid w:val="003E44C0"/>
    <w:rsid w:val="003E6542"/>
    <w:rsid w:val="003E6781"/>
    <w:rsid w:val="003E74BF"/>
    <w:rsid w:val="003F1ABD"/>
    <w:rsid w:val="003F22AA"/>
    <w:rsid w:val="003F282C"/>
    <w:rsid w:val="003F3BF8"/>
    <w:rsid w:val="003F4084"/>
    <w:rsid w:val="003F4437"/>
    <w:rsid w:val="003F71BE"/>
    <w:rsid w:val="00403446"/>
    <w:rsid w:val="00405E75"/>
    <w:rsid w:val="004077C4"/>
    <w:rsid w:val="00410EFA"/>
    <w:rsid w:val="004147B9"/>
    <w:rsid w:val="00415171"/>
    <w:rsid w:val="004164BB"/>
    <w:rsid w:val="00420CFE"/>
    <w:rsid w:val="004243D4"/>
    <w:rsid w:val="00430FBF"/>
    <w:rsid w:val="00431C3F"/>
    <w:rsid w:val="0043322C"/>
    <w:rsid w:val="0043520B"/>
    <w:rsid w:val="00436507"/>
    <w:rsid w:val="0043677C"/>
    <w:rsid w:val="00436C5C"/>
    <w:rsid w:val="004376CF"/>
    <w:rsid w:val="00441DCA"/>
    <w:rsid w:val="0044324E"/>
    <w:rsid w:val="00443420"/>
    <w:rsid w:val="0044445E"/>
    <w:rsid w:val="00445FCC"/>
    <w:rsid w:val="004514F0"/>
    <w:rsid w:val="004517AB"/>
    <w:rsid w:val="004540B7"/>
    <w:rsid w:val="00455FD1"/>
    <w:rsid w:val="0045632D"/>
    <w:rsid w:val="00460F35"/>
    <w:rsid w:val="00461145"/>
    <w:rsid w:val="00461CAC"/>
    <w:rsid w:val="0046242E"/>
    <w:rsid w:val="0046258A"/>
    <w:rsid w:val="00462B7F"/>
    <w:rsid w:val="00462DB8"/>
    <w:rsid w:val="00464029"/>
    <w:rsid w:val="00464CC2"/>
    <w:rsid w:val="00464EC3"/>
    <w:rsid w:val="00467B8F"/>
    <w:rsid w:val="00471AB6"/>
    <w:rsid w:val="00473561"/>
    <w:rsid w:val="004759DB"/>
    <w:rsid w:val="00475C30"/>
    <w:rsid w:val="0047618E"/>
    <w:rsid w:val="00477311"/>
    <w:rsid w:val="00480FAC"/>
    <w:rsid w:val="00483006"/>
    <w:rsid w:val="00483996"/>
    <w:rsid w:val="004865DA"/>
    <w:rsid w:val="0048660F"/>
    <w:rsid w:val="00486E75"/>
    <w:rsid w:val="0049277C"/>
    <w:rsid w:val="00492C85"/>
    <w:rsid w:val="0049308F"/>
    <w:rsid w:val="004956E9"/>
    <w:rsid w:val="004968B4"/>
    <w:rsid w:val="00497570"/>
    <w:rsid w:val="00497C99"/>
    <w:rsid w:val="004A0FC5"/>
    <w:rsid w:val="004A1FDF"/>
    <w:rsid w:val="004A2F65"/>
    <w:rsid w:val="004A65B6"/>
    <w:rsid w:val="004B1CD2"/>
    <w:rsid w:val="004B40EA"/>
    <w:rsid w:val="004B6BFF"/>
    <w:rsid w:val="004B7AFB"/>
    <w:rsid w:val="004C062C"/>
    <w:rsid w:val="004C0AEB"/>
    <w:rsid w:val="004C1847"/>
    <w:rsid w:val="004C479F"/>
    <w:rsid w:val="004C6DE5"/>
    <w:rsid w:val="004C7374"/>
    <w:rsid w:val="004C7B4E"/>
    <w:rsid w:val="004D2015"/>
    <w:rsid w:val="004D3D9A"/>
    <w:rsid w:val="004D59AF"/>
    <w:rsid w:val="004D6F1B"/>
    <w:rsid w:val="004D7B80"/>
    <w:rsid w:val="004E2689"/>
    <w:rsid w:val="004E2E26"/>
    <w:rsid w:val="004E30DD"/>
    <w:rsid w:val="004E4FA4"/>
    <w:rsid w:val="004E5870"/>
    <w:rsid w:val="004E7089"/>
    <w:rsid w:val="004E75E5"/>
    <w:rsid w:val="004F072C"/>
    <w:rsid w:val="004F22FC"/>
    <w:rsid w:val="00501690"/>
    <w:rsid w:val="00505D15"/>
    <w:rsid w:val="00506171"/>
    <w:rsid w:val="00506248"/>
    <w:rsid w:val="005062E2"/>
    <w:rsid w:val="00513B5D"/>
    <w:rsid w:val="0051579F"/>
    <w:rsid w:val="005179A6"/>
    <w:rsid w:val="00525036"/>
    <w:rsid w:val="00525075"/>
    <w:rsid w:val="00525547"/>
    <w:rsid w:val="00525AB0"/>
    <w:rsid w:val="00525D4D"/>
    <w:rsid w:val="00527ADA"/>
    <w:rsid w:val="0053589A"/>
    <w:rsid w:val="0053623C"/>
    <w:rsid w:val="0053638A"/>
    <w:rsid w:val="00540448"/>
    <w:rsid w:val="00541912"/>
    <w:rsid w:val="00541B65"/>
    <w:rsid w:val="005439FC"/>
    <w:rsid w:val="005509A8"/>
    <w:rsid w:val="00551474"/>
    <w:rsid w:val="00551D7B"/>
    <w:rsid w:val="00553C59"/>
    <w:rsid w:val="00554391"/>
    <w:rsid w:val="00555CA0"/>
    <w:rsid w:val="005564E5"/>
    <w:rsid w:val="005567F8"/>
    <w:rsid w:val="00557CB4"/>
    <w:rsid w:val="00560DC6"/>
    <w:rsid w:val="00561D45"/>
    <w:rsid w:val="0056209F"/>
    <w:rsid w:val="00562938"/>
    <w:rsid w:val="00563C4A"/>
    <w:rsid w:val="005646F0"/>
    <w:rsid w:val="00564E6F"/>
    <w:rsid w:val="005677B2"/>
    <w:rsid w:val="005713A4"/>
    <w:rsid w:val="00571FF7"/>
    <w:rsid w:val="005720DE"/>
    <w:rsid w:val="005733DA"/>
    <w:rsid w:val="005742EB"/>
    <w:rsid w:val="005753A4"/>
    <w:rsid w:val="0057652F"/>
    <w:rsid w:val="0058239D"/>
    <w:rsid w:val="00584F10"/>
    <w:rsid w:val="005851B5"/>
    <w:rsid w:val="0059011E"/>
    <w:rsid w:val="00592397"/>
    <w:rsid w:val="00593BCD"/>
    <w:rsid w:val="00593CF0"/>
    <w:rsid w:val="00595478"/>
    <w:rsid w:val="00595994"/>
    <w:rsid w:val="00596569"/>
    <w:rsid w:val="005A029A"/>
    <w:rsid w:val="005A13EF"/>
    <w:rsid w:val="005A26B7"/>
    <w:rsid w:val="005A4E62"/>
    <w:rsid w:val="005A7149"/>
    <w:rsid w:val="005B17BB"/>
    <w:rsid w:val="005B326C"/>
    <w:rsid w:val="005B68AC"/>
    <w:rsid w:val="005B763E"/>
    <w:rsid w:val="005B7C04"/>
    <w:rsid w:val="005C0930"/>
    <w:rsid w:val="005C2ABA"/>
    <w:rsid w:val="005C7A0A"/>
    <w:rsid w:val="005D039F"/>
    <w:rsid w:val="005D09B0"/>
    <w:rsid w:val="005D0A0D"/>
    <w:rsid w:val="005D29A3"/>
    <w:rsid w:val="005D31EA"/>
    <w:rsid w:val="005D38A1"/>
    <w:rsid w:val="005D46D4"/>
    <w:rsid w:val="005D57A2"/>
    <w:rsid w:val="005D7069"/>
    <w:rsid w:val="005E0684"/>
    <w:rsid w:val="005E10AA"/>
    <w:rsid w:val="005E1194"/>
    <w:rsid w:val="005E2A06"/>
    <w:rsid w:val="005E58B6"/>
    <w:rsid w:val="005F4DEC"/>
    <w:rsid w:val="005F5110"/>
    <w:rsid w:val="005F5F22"/>
    <w:rsid w:val="00601538"/>
    <w:rsid w:val="006048A4"/>
    <w:rsid w:val="00611CEB"/>
    <w:rsid w:val="00616FBB"/>
    <w:rsid w:val="006214B2"/>
    <w:rsid w:val="00622F6D"/>
    <w:rsid w:val="00626239"/>
    <w:rsid w:val="006272B6"/>
    <w:rsid w:val="00630D4B"/>
    <w:rsid w:val="00631F9F"/>
    <w:rsid w:val="00632188"/>
    <w:rsid w:val="00635346"/>
    <w:rsid w:val="006356FD"/>
    <w:rsid w:val="00637F11"/>
    <w:rsid w:val="006411D7"/>
    <w:rsid w:val="0064169D"/>
    <w:rsid w:val="00644D96"/>
    <w:rsid w:val="00645AEB"/>
    <w:rsid w:val="00646FEE"/>
    <w:rsid w:val="006507A0"/>
    <w:rsid w:val="006518A1"/>
    <w:rsid w:val="00651B6A"/>
    <w:rsid w:val="00651CDE"/>
    <w:rsid w:val="00654E21"/>
    <w:rsid w:val="006563C3"/>
    <w:rsid w:val="00656685"/>
    <w:rsid w:val="00656B58"/>
    <w:rsid w:val="00662825"/>
    <w:rsid w:val="006657B6"/>
    <w:rsid w:val="006663FC"/>
    <w:rsid w:val="00666E3B"/>
    <w:rsid w:val="00667125"/>
    <w:rsid w:val="0067253D"/>
    <w:rsid w:val="00673E92"/>
    <w:rsid w:val="00673F47"/>
    <w:rsid w:val="006740D0"/>
    <w:rsid w:val="0067524D"/>
    <w:rsid w:val="00675277"/>
    <w:rsid w:val="00675417"/>
    <w:rsid w:val="00675613"/>
    <w:rsid w:val="00675773"/>
    <w:rsid w:val="006758EE"/>
    <w:rsid w:val="0068018F"/>
    <w:rsid w:val="00681E4D"/>
    <w:rsid w:val="00681E79"/>
    <w:rsid w:val="00685364"/>
    <w:rsid w:val="006867E1"/>
    <w:rsid w:val="00690BDC"/>
    <w:rsid w:val="00690D64"/>
    <w:rsid w:val="00691192"/>
    <w:rsid w:val="006932DB"/>
    <w:rsid w:val="00693634"/>
    <w:rsid w:val="00693711"/>
    <w:rsid w:val="0069455B"/>
    <w:rsid w:val="00696FC5"/>
    <w:rsid w:val="006970B3"/>
    <w:rsid w:val="006A0935"/>
    <w:rsid w:val="006A0E12"/>
    <w:rsid w:val="006A1994"/>
    <w:rsid w:val="006A1C70"/>
    <w:rsid w:val="006A6441"/>
    <w:rsid w:val="006A6570"/>
    <w:rsid w:val="006A6E78"/>
    <w:rsid w:val="006B0377"/>
    <w:rsid w:val="006B14C4"/>
    <w:rsid w:val="006B50B5"/>
    <w:rsid w:val="006B5AD3"/>
    <w:rsid w:val="006B79D8"/>
    <w:rsid w:val="006C22A1"/>
    <w:rsid w:val="006C242A"/>
    <w:rsid w:val="006C24D7"/>
    <w:rsid w:val="006C46CD"/>
    <w:rsid w:val="006C6150"/>
    <w:rsid w:val="006D12FD"/>
    <w:rsid w:val="006D2C80"/>
    <w:rsid w:val="006D611F"/>
    <w:rsid w:val="006D7254"/>
    <w:rsid w:val="006E0372"/>
    <w:rsid w:val="006E5636"/>
    <w:rsid w:val="006E6869"/>
    <w:rsid w:val="006E746B"/>
    <w:rsid w:val="006F09C5"/>
    <w:rsid w:val="006F0A9A"/>
    <w:rsid w:val="006F17DA"/>
    <w:rsid w:val="006F214A"/>
    <w:rsid w:val="006F33E1"/>
    <w:rsid w:val="006F3B1E"/>
    <w:rsid w:val="006F3D4B"/>
    <w:rsid w:val="006F42FC"/>
    <w:rsid w:val="006F4449"/>
    <w:rsid w:val="006F5432"/>
    <w:rsid w:val="006F6DFA"/>
    <w:rsid w:val="006F7E85"/>
    <w:rsid w:val="00702326"/>
    <w:rsid w:val="00703E82"/>
    <w:rsid w:val="007052F3"/>
    <w:rsid w:val="00705635"/>
    <w:rsid w:val="007057FB"/>
    <w:rsid w:val="00705A80"/>
    <w:rsid w:val="00705E39"/>
    <w:rsid w:val="00710283"/>
    <w:rsid w:val="00711B3A"/>
    <w:rsid w:val="00712944"/>
    <w:rsid w:val="00714B92"/>
    <w:rsid w:val="00714F2B"/>
    <w:rsid w:val="007158CD"/>
    <w:rsid w:val="00717CE3"/>
    <w:rsid w:val="007203A6"/>
    <w:rsid w:val="0072148C"/>
    <w:rsid w:val="00722F08"/>
    <w:rsid w:val="00722F24"/>
    <w:rsid w:val="00723B37"/>
    <w:rsid w:val="00726D3E"/>
    <w:rsid w:val="00727ED9"/>
    <w:rsid w:val="00731477"/>
    <w:rsid w:val="00731FE1"/>
    <w:rsid w:val="00732CBC"/>
    <w:rsid w:val="00736064"/>
    <w:rsid w:val="00742AAC"/>
    <w:rsid w:val="00743D3D"/>
    <w:rsid w:val="00744E7C"/>
    <w:rsid w:val="00744F45"/>
    <w:rsid w:val="00745C13"/>
    <w:rsid w:val="007469DF"/>
    <w:rsid w:val="00746D2F"/>
    <w:rsid w:val="007474C4"/>
    <w:rsid w:val="00753924"/>
    <w:rsid w:val="007552D3"/>
    <w:rsid w:val="007652DE"/>
    <w:rsid w:val="00765948"/>
    <w:rsid w:val="00767A0D"/>
    <w:rsid w:val="00772F6F"/>
    <w:rsid w:val="00774A0F"/>
    <w:rsid w:val="007765D1"/>
    <w:rsid w:val="00776E62"/>
    <w:rsid w:val="00777442"/>
    <w:rsid w:val="007824EE"/>
    <w:rsid w:val="007837AC"/>
    <w:rsid w:val="00783F10"/>
    <w:rsid w:val="0079139B"/>
    <w:rsid w:val="00791A22"/>
    <w:rsid w:val="00791B46"/>
    <w:rsid w:val="00792798"/>
    <w:rsid w:val="0079456C"/>
    <w:rsid w:val="007946B0"/>
    <w:rsid w:val="0079662D"/>
    <w:rsid w:val="007973E8"/>
    <w:rsid w:val="007A2206"/>
    <w:rsid w:val="007A3DDA"/>
    <w:rsid w:val="007A5185"/>
    <w:rsid w:val="007A5FF8"/>
    <w:rsid w:val="007A658B"/>
    <w:rsid w:val="007A67E0"/>
    <w:rsid w:val="007A731B"/>
    <w:rsid w:val="007B0C3E"/>
    <w:rsid w:val="007B4D4D"/>
    <w:rsid w:val="007B51C5"/>
    <w:rsid w:val="007B78F4"/>
    <w:rsid w:val="007B7979"/>
    <w:rsid w:val="007C049D"/>
    <w:rsid w:val="007C0D5D"/>
    <w:rsid w:val="007C1496"/>
    <w:rsid w:val="007C1BE0"/>
    <w:rsid w:val="007C5981"/>
    <w:rsid w:val="007C77BD"/>
    <w:rsid w:val="007D0D59"/>
    <w:rsid w:val="007D20F9"/>
    <w:rsid w:val="007D2C08"/>
    <w:rsid w:val="007D313B"/>
    <w:rsid w:val="007D371B"/>
    <w:rsid w:val="007D3880"/>
    <w:rsid w:val="007D6549"/>
    <w:rsid w:val="007E263F"/>
    <w:rsid w:val="007E2DB6"/>
    <w:rsid w:val="007E36C0"/>
    <w:rsid w:val="007E4A27"/>
    <w:rsid w:val="007E6031"/>
    <w:rsid w:val="007E630D"/>
    <w:rsid w:val="007E73E9"/>
    <w:rsid w:val="007F1EB5"/>
    <w:rsid w:val="007F23E0"/>
    <w:rsid w:val="007F2EF3"/>
    <w:rsid w:val="007F3265"/>
    <w:rsid w:val="007F548B"/>
    <w:rsid w:val="007F7114"/>
    <w:rsid w:val="007F7C8F"/>
    <w:rsid w:val="0080275E"/>
    <w:rsid w:val="00803948"/>
    <w:rsid w:val="00804BA4"/>
    <w:rsid w:val="0080532B"/>
    <w:rsid w:val="0080618D"/>
    <w:rsid w:val="008065A8"/>
    <w:rsid w:val="008072E6"/>
    <w:rsid w:val="00807CAF"/>
    <w:rsid w:val="008108E7"/>
    <w:rsid w:val="00810E49"/>
    <w:rsid w:val="0081467E"/>
    <w:rsid w:val="00815BF1"/>
    <w:rsid w:val="008163EF"/>
    <w:rsid w:val="0081724C"/>
    <w:rsid w:val="0082042D"/>
    <w:rsid w:val="008205BA"/>
    <w:rsid w:val="00821BB2"/>
    <w:rsid w:val="00823434"/>
    <w:rsid w:val="00823BCE"/>
    <w:rsid w:val="00824DCF"/>
    <w:rsid w:val="008255C3"/>
    <w:rsid w:val="00826FAC"/>
    <w:rsid w:val="0082788E"/>
    <w:rsid w:val="00827C3B"/>
    <w:rsid w:val="00830CB0"/>
    <w:rsid w:val="00831546"/>
    <w:rsid w:val="00833D6C"/>
    <w:rsid w:val="00835795"/>
    <w:rsid w:val="00837D87"/>
    <w:rsid w:val="00837F0D"/>
    <w:rsid w:val="0084057D"/>
    <w:rsid w:val="00842643"/>
    <w:rsid w:val="008440DA"/>
    <w:rsid w:val="0084565E"/>
    <w:rsid w:val="00845A99"/>
    <w:rsid w:val="00850591"/>
    <w:rsid w:val="00851E77"/>
    <w:rsid w:val="00851FC1"/>
    <w:rsid w:val="008520FB"/>
    <w:rsid w:val="0085299F"/>
    <w:rsid w:val="00852BE9"/>
    <w:rsid w:val="008532D0"/>
    <w:rsid w:val="008533D5"/>
    <w:rsid w:val="00856DCC"/>
    <w:rsid w:val="0086266B"/>
    <w:rsid w:val="008640ED"/>
    <w:rsid w:val="00873330"/>
    <w:rsid w:val="00873875"/>
    <w:rsid w:val="00873A3F"/>
    <w:rsid w:val="0087485D"/>
    <w:rsid w:val="008753B1"/>
    <w:rsid w:val="00880EE2"/>
    <w:rsid w:val="00880F72"/>
    <w:rsid w:val="00881155"/>
    <w:rsid w:val="00881763"/>
    <w:rsid w:val="00883CF9"/>
    <w:rsid w:val="00885283"/>
    <w:rsid w:val="00885564"/>
    <w:rsid w:val="00885DE7"/>
    <w:rsid w:val="008874DC"/>
    <w:rsid w:val="0089244C"/>
    <w:rsid w:val="00893EBE"/>
    <w:rsid w:val="00894BC9"/>
    <w:rsid w:val="00894D3A"/>
    <w:rsid w:val="00895FB2"/>
    <w:rsid w:val="008973B0"/>
    <w:rsid w:val="008A01B5"/>
    <w:rsid w:val="008A0E3D"/>
    <w:rsid w:val="008A0FAD"/>
    <w:rsid w:val="008A3C04"/>
    <w:rsid w:val="008A7698"/>
    <w:rsid w:val="008B09E3"/>
    <w:rsid w:val="008B0FD3"/>
    <w:rsid w:val="008B46F8"/>
    <w:rsid w:val="008B49B1"/>
    <w:rsid w:val="008B4E4F"/>
    <w:rsid w:val="008B5BB7"/>
    <w:rsid w:val="008C0E39"/>
    <w:rsid w:val="008C15A9"/>
    <w:rsid w:val="008C4902"/>
    <w:rsid w:val="008C5F37"/>
    <w:rsid w:val="008C761B"/>
    <w:rsid w:val="008D3355"/>
    <w:rsid w:val="008D37C0"/>
    <w:rsid w:val="008D4016"/>
    <w:rsid w:val="008D5E2E"/>
    <w:rsid w:val="008E310D"/>
    <w:rsid w:val="008E34F7"/>
    <w:rsid w:val="008E3545"/>
    <w:rsid w:val="008E38AF"/>
    <w:rsid w:val="008E3DD7"/>
    <w:rsid w:val="008E4705"/>
    <w:rsid w:val="008E489C"/>
    <w:rsid w:val="008E51EC"/>
    <w:rsid w:val="008E58AF"/>
    <w:rsid w:val="008F12E7"/>
    <w:rsid w:val="008F2569"/>
    <w:rsid w:val="008F7B83"/>
    <w:rsid w:val="00900D70"/>
    <w:rsid w:val="00902A06"/>
    <w:rsid w:val="009032A2"/>
    <w:rsid w:val="009041D0"/>
    <w:rsid w:val="009044C7"/>
    <w:rsid w:val="00905B88"/>
    <w:rsid w:val="009140CC"/>
    <w:rsid w:val="00915755"/>
    <w:rsid w:val="00915D6E"/>
    <w:rsid w:val="00916F39"/>
    <w:rsid w:val="00917CDE"/>
    <w:rsid w:val="00923320"/>
    <w:rsid w:val="00923405"/>
    <w:rsid w:val="00923D37"/>
    <w:rsid w:val="00924350"/>
    <w:rsid w:val="00925C56"/>
    <w:rsid w:val="00927119"/>
    <w:rsid w:val="00930AD3"/>
    <w:rsid w:val="00931B6E"/>
    <w:rsid w:val="00933A2D"/>
    <w:rsid w:val="00936A36"/>
    <w:rsid w:val="00937A47"/>
    <w:rsid w:val="00941364"/>
    <w:rsid w:val="009438DD"/>
    <w:rsid w:val="00943B0C"/>
    <w:rsid w:val="00944A67"/>
    <w:rsid w:val="00946449"/>
    <w:rsid w:val="009501E1"/>
    <w:rsid w:val="009508D8"/>
    <w:rsid w:val="00955519"/>
    <w:rsid w:val="009556FF"/>
    <w:rsid w:val="009565ED"/>
    <w:rsid w:val="00960905"/>
    <w:rsid w:val="00962F6C"/>
    <w:rsid w:val="0096438A"/>
    <w:rsid w:val="00964758"/>
    <w:rsid w:val="00970D7C"/>
    <w:rsid w:val="00971072"/>
    <w:rsid w:val="009729A1"/>
    <w:rsid w:val="00972C42"/>
    <w:rsid w:val="00973F5F"/>
    <w:rsid w:val="0097694A"/>
    <w:rsid w:val="00976A76"/>
    <w:rsid w:val="009775B9"/>
    <w:rsid w:val="00980BA8"/>
    <w:rsid w:val="00981547"/>
    <w:rsid w:val="00981DEE"/>
    <w:rsid w:val="00983D3E"/>
    <w:rsid w:val="00984186"/>
    <w:rsid w:val="009858FA"/>
    <w:rsid w:val="00986EB6"/>
    <w:rsid w:val="009909D1"/>
    <w:rsid w:val="009914DB"/>
    <w:rsid w:val="009918B3"/>
    <w:rsid w:val="00991AB5"/>
    <w:rsid w:val="00994C92"/>
    <w:rsid w:val="00995D4A"/>
    <w:rsid w:val="00996640"/>
    <w:rsid w:val="009A153A"/>
    <w:rsid w:val="009A1680"/>
    <w:rsid w:val="009A5824"/>
    <w:rsid w:val="009A5B6F"/>
    <w:rsid w:val="009A7C94"/>
    <w:rsid w:val="009B06E8"/>
    <w:rsid w:val="009B12F5"/>
    <w:rsid w:val="009B15DF"/>
    <w:rsid w:val="009B1EF3"/>
    <w:rsid w:val="009B3BE9"/>
    <w:rsid w:val="009B6460"/>
    <w:rsid w:val="009C0C26"/>
    <w:rsid w:val="009C1254"/>
    <w:rsid w:val="009C2657"/>
    <w:rsid w:val="009C350E"/>
    <w:rsid w:val="009C40C3"/>
    <w:rsid w:val="009C6FA4"/>
    <w:rsid w:val="009C7998"/>
    <w:rsid w:val="009D18C3"/>
    <w:rsid w:val="009D232E"/>
    <w:rsid w:val="009D5590"/>
    <w:rsid w:val="009E0409"/>
    <w:rsid w:val="009E04AB"/>
    <w:rsid w:val="009E0563"/>
    <w:rsid w:val="009E4341"/>
    <w:rsid w:val="009E4F70"/>
    <w:rsid w:val="009E6212"/>
    <w:rsid w:val="009E6D8A"/>
    <w:rsid w:val="009F141A"/>
    <w:rsid w:val="009F195E"/>
    <w:rsid w:val="009F426C"/>
    <w:rsid w:val="009F4EA9"/>
    <w:rsid w:val="009F5B17"/>
    <w:rsid w:val="009F64ED"/>
    <w:rsid w:val="009F6680"/>
    <w:rsid w:val="009F7EDF"/>
    <w:rsid w:val="00A01D4C"/>
    <w:rsid w:val="00A0299E"/>
    <w:rsid w:val="00A03201"/>
    <w:rsid w:val="00A053D2"/>
    <w:rsid w:val="00A07B74"/>
    <w:rsid w:val="00A13626"/>
    <w:rsid w:val="00A1553D"/>
    <w:rsid w:val="00A165CC"/>
    <w:rsid w:val="00A22514"/>
    <w:rsid w:val="00A232BC"/>
    <w:rsid w:val="00A23D4B"/>
    <w:rsid w:val="00A270B1"/>
    <w:rsid w:val="00A30F97"/>
    <w:rsid w:val="00A318E2"/>
    <w:rsid w:val="00A333A2"/>
    <w:rsid w:val="00A33543"/>
    <w:rsid w:val="00A339E9"/>
    <w:rsid w:val="00A40512"/>
    <w:rsid w:val="00A40A2D"/>
    <w:rsid w:val="00A40B4C"/>
    <w:rsid w:val="00A41075"/>
    <w:rsid w:val="00A41693"/>
    <w:rsid w:val="00A419EC"/>
    <w:rsid w:val="00A4263A"/>
    <w:rsid w:val="00A42843"/>
    <w:rsid w:val="00A43876"/>
    <w:rsid w:val="00A44E0D"/>
    <w:rsid w:val="00A45706"/>
    <w:rsid w:val="00A45AE6"/>
    <w:rsid w:val="00A502DD"/>
    <w:rsid w:val="00A50FB2"/>
    <w:rsid w:val="00A533C9"/>
    <w:rsid w:val="00A53A5D"/>
    <w:rsid w:val="00A5618A"/>
    <w:rsid w:val="00A572B0"/>
    <w:rsid w:val="00A616DF"/>
    <w:rsid w:val="00A627FE"/>
    <w:rsid w:val="00A64D10"/>
    <w:rsid w:val="00A65595"/>
    <w:rsid w:val="00A74C55"/>
    <w:rsid w:val="00A80AD4"/>
    <w:rsid w:val="00A84254"/>
    <w:rsid w:val="00A858D9"/>
    <w:rsid w:val="00A87290"/>
    <w:rsid w:val="00A87DBF"/>
    <w:rsid w:val="00A905B2"/>
    <w:rsid w:val="00A90A8C"/>
    <w:rsid w:val="00A91367"/>
    <w:rsid w:val="00A91C24"/>
    <w:rsid w:val="00A91E4D"/>
    <w:rsid w:val="00A94D29"/>
    <w:rsid w:val="00A94E48"/>
    <w:rsid w:val="00A950C2"/>
    <w:rsid w:val="00A97FC0"/>
    <w:rsid w:val="00AA0D0C"/>
    <w:rsid w:val="00AA143F"/>
    <w:rsid w:val="00AA158C"/>
    <w:rsid w:val="00AA17FA"/>
    <w:rsid w:val="00AA4ECC"/>
    <w:rsid w:val="00AA5F13"/>
    <w:rsid w:val="00AA6B1B"/>
    <w:rsid w:val="00AB228E"/>
    <w:rsid w:val="00AB24DF"/>
    <w:rsid w:val="00AB56EB"/>
    <w:rsid w:val="00AB6172"/>
    <w:rsid w:val="00AC14C3"/>
    <w:rsid w:val="00AC1C1B"/>
    <w:rsid w:val="00AC2E13"/>
    <w:rsid w:val="00AC2FDF"/>
    <w:rsid w:val="00AC38B6"/>
    <w:rsid w:val="00AC3A25"/>
    <w:rsid w:val="00AC4AD4"/>
    <w:rsid w:val="00AC52C8"/>
    <w:rsid w:val="00AC6AB9"/>
    <w:rsid w:val="00AD2999"/>
    <w:rsid w:val="00AD4C0D"/>
    <w:rsid w:val="00AD56A2"/>
    <w:rsid w:val="00AD77C5"/>
    <w:rsid w:val="00AE06A3"/>
    <w:rsid w:val="00AE0F7A"/>
    <w:rsid w:val="00AE230F"/>
    <w:rsid w:val="00AE2F9F"/>
    <w:rsid w:val="00AE65DF"/>
    <w:rsid w:val="00AE6640"/>
    <w:rsid w:val="00AF019A"/>
    <w:rsid w:val="00AF114A"/>
    <w:rsid w:val="00AF180D"/>
    <w:rsid w:val="00AF36F8"/>
    <w:rsid w:val="00AF4908"/>
    <w:rsid w:val="00AF7D78"/>
    <w:rsid w:val="00B04259"/>
    <w:rsid w:val="00B077A2"/>
    <w:rsid w:val="00B10D7F"/>
    <w:rsid w:val="00B1102F"/>
    <w:rsid w:val="00B12348"/>
    <w:rsid w:val="00B128B1"/>
    <w:rsid w:val="00B1449A"/>
    <w:rsid w:val="00B14D31"/>
    <w:rsid w:val="00B1534F"/>
    <w:rsid w:val="00B15CC5"/>
    <w:rsid w:val="00B15D17"/>
    <w:rsid w:val="00B16FCD"/>
    <w:rsid w:val="00B20B02"/>
    <w:rsid w:val="00B22056"/>
    <w:rsid w:val="00B241FA"/>
    <w:rsid w:val="00B24D20"/>
    <w:rsid w:val="00B25359"/>
    <w:rsid w:val="00B26789"/>
    <w:rsid w:val="00B31175"/>
    <w:rsid w:val="00B317BF"/>
    <w:rsid w:val="00B31D11"/>
    <w:rsid w:val="00B32EEB"/>
    <w:rsid w:val="00B34FC1"/>
    <w:rsid w:val="00B35812"/>
    <w:rsid w:val="00B36A91"/>
    <w:rsid w:val="00B4025D"/>
    <w:rsid w:val="00B4250D"/>
    <w:rsid w:val="00B508A9"/>
    <w:rsid w:val="00B50B78"/>
    <w:rsid w:val="00B52B1D"/>
    <w:rsid w:val="00B53348"/>
    <w:rsid w:val="00B53562"/>
    <w:rsid w:val="00B57EB5"/>
    <w:rsid w:val="00B63C20"/>
    <w:rsid w:val="00B65707"/>
    <w:rsid w:val="00B6643F"/>
    <w:rsid w:val="00B66F1E"/>
    <w:rsid w:val="00B6777A"/>
    <w:rsid w:val="00B7049E"/>
    <w:rsid w:val="00B762B4"/>
    <w:rsid w:val="00B76FAE"/>
    <w:rsid w:val="00B808E6"/>
    <w:rsid w:val="00B80E7D"/>
    <w:rsid w:val="00B8192C"/>
    <w:rsid w:val="00B81BCE"/>
    <w:rsid w:val="00B827FD"/>
    <w:rsid w:val="00B82D39"/>
    <w:rsid w:val="00B83DF6"/>
    <w:rsid w:val="00B84AFC"/>
    <w:rsid w:val="00B85468"/>
    <w:rsid w:val="00B85B83"/>
    <w:rsid w:val="00B91E7D"/>
    <w:rsid w:val="00B92CA0"/>
    <w:rsid w:val="00B92CE9"/>
    <w:rsid w:val="00B95177"/>
    <w:rsid w:val="00B97443"/>
    <w:rsid w:val="00BA0491"/>
    <w:rsid w:val="00BA06B6"/>
    <w:rsid w:val="00BA0F20"/>
    <w:rsid w:val="00BA13F4"/>
    <w:rsid w:val="00BA183C"/>
    <w:rsid w:val="00BA1A07"/>
    <w:rsid w:val="00BA1AE7"/>
    <w:rsid w:val="00BA3923"/>
    <w:rsid w:val="00BA4B59"/>
    <w:rsid w:val="00BA4B9D"/>
    <w:rsid w:val="00BA4DC6"/>
    <w:rsid w:val="00BA6328"/>
    <w:rsid w:val="00BB06D2"/>
    <w:rsid w:val="00BB6C4B"/>
    <w:rsid w:val="00BB6F74"/>
    <w:rsid w:val="00BB72E0"/>
    <w:rsid w:val="00BB7304"/>
    <w:rsid w:val="00BB7955"/>
    <w:rsid w:val="00BB7CE7"/>
    <w:rsid w:val="00BC0031"/>
    <w:rsid w:val="00BC06BC"/>
    <w:rsid w:val="00BC1264"/>
    <w:rsid w:val="00BC1CA8"/>
    <w:rsid w:val="00BC2F4C"/>
    <w:rsid w:val="00BC3953"/>
    <w:rsid w:val="00BC3DEC"/>
    <w:rsid w:val="00BC4C0E"/>
    <w:rsid w:val="00BC73D3"/>
    <w:rsid w:val="00BD078E"/>
    <w:rsid w:val="00BD1A91"/>
    <w:rsid w:val="00BD3756"/>
    <w:rsid w:val="00BD4CE6"/>
    <w:rsid w:val="00BD52B5"/>
    <w:rsid w:val="00BD6497"/>
    <w:rsid w:val="00BE040D"/>
    <w:rsid w:val="00BE25D2"/>
    <w:rsid w:val="00BE2657"/>
    <w:rsid w:val="00BE5923"/>
    <w:rsid w:val="00BE6442"/>
    <w:rsid w:val="00BE7224"/>
    <w:rsid w:val="00BF095E"/>
    <w:rsid w:val="00BF29D5"/>
    <w:rsid w:val="00BF35E5"/>
    <w:rsid w:val="00BF5084"/>
    <w:rsid w:val="00BF6934"/>
    <w:rsid w:val="00BF6A27"/>
    <w:rsid w:val="00C005BC"/>
    <w:rsid w:val="00C00741"/>
    <w:rsid w:val="00C00EF8"/>
    <w:rsid w:val="00C01AA2"/>
    <w:rsid w:val="00C04461"/>
    <w:rsid w:val="00C04D90"/>
    <w:rsid w:val="00C05E6E"/>
    <w:rsid w:val="00C066DC"/>
    <w:rsid w:val="00C07226"/>
    <w:rsid w:val="00C12628"/>
    <w:rsid w:val="00C1553B"/>
    <w:rsid w:val="00C15670"/>
    <w:rsid w:val="00C16126"/>
    <w:rsid w:val="00C16C5C"/>
    <w:rsid w:val="00C1757F"/>
    <w:rsid w:val="00C20799"/>
    <w:rsid w:val="00C21A2C"/>
    <w:rsid w:val="00C23E68"/>
    <w:rsid w:val="00C24AC3"/>
    <w:rsid w:val="00C25134"/>
    <w:rsid w:val="00C254E3"/>
    <w:rsid w:val="00C26523"/>
    <w:rsid w:val="00C26A08"/>
    <w:rsid w:val="00C30A74"/>
    <w:rsid w:val="00C32C30"/>
    <w:rsid w:val="00C32FB1"/>
    <w:rsid w:val="00C339AD"/>
    <w:rsid w:val="00C344A6"/>
    <w:rsid w:val="00C35EE5"/>
    <w:rsid w:val="00C36734"/>
    <w:rsid w:val="00C3675E"/>
    <w:rsid w:val="00C4197B"/>
    <w:rsid w:val="00C4250D"/>
    <w:rsid w:val="00C42988"/>
    <w:rsid w:val="00C43C66"/>
    <w:rsid w:val="00C511F8"/>
    <w:rsid w:val="00C54766"/>
    <w:rsid w:val="00C551F4"/>
    <w:rsid w:val="00C552AF"/>
    <w:rsid w:val="00C55876"/>
    <w:rsid w:val="00C61A15"/>
    <w:rsid w:val="00C62742"/>
    <w:rsid w:val="00C63A11"/>
    <w:rsid w:val="00C64779"/>
    <w:rsid w:val="00C65A56"/>
    <w:rsid w:val="00C719F1"/>
    <w:rsid w:val="00C7227C"/>
    <w:rsid w:val="00C722BF"/>
    <w:rsid w:val="00C72ACC"/>
    <w:rsid w:val="00C730E2"/>
    <w:rsid w:val="00C741D8"/>
    <w:rsid w:val="00C74548"/>
    <w:rsid w:val="00C74F35"/>
    <w:rsid w:val="00C7506E"/>
    <w:rsid w:val="00C7584E"/>
    <w:rsid w:val="00C75C6B"/>
    <w:rsid w:val="00C801DE"/>
    <w:rsid w:val="00C80766"/>
    <w:rsid w:val="00C82FDC"/>
    <w:rsid w:val="00C9363F"/>
    <w:rsid w:val="00C95574"/>
    <w:rsid w:val="00C977AC"/>
    <w:rsid w:val="00C978A9"/>
    <w:rsid w:val="00CA13C1"/>
    <w:rsid w:val="00CA25C9"/>
    <w:rsid w:val="00CA7C71"/>
    <w:rsid w:val="00CB150C"/>
    <w:rsid w:val="00CB247F"/>
    <w:rsid w:val="00CB24AE"/>
    <w:rsid w:val="00CB2E51"/>
    <w:rsid w:val="00CB4C07"/>
    <w:rsid w:val="00CB78B5"/>
    <w:rsid w:val="00CC66B8"/>
    <w:rsid w:val="00CD0515"/>
    <w:rsid w:val="00CD0C0F"/>
    <w:rsid w:val="00CD0F9E"/>
    <w:rsid w:val="00CD28F9"/>
    <w:rsid w:val="00CD292B"/>
    <w:rsid w:val="00CD3937"/>
    <w:rsid w:val="00CD5122"/>
    <w:rsid w:val="00CD7778"/>
    <w:rsid w:val="00CD7EB2"/>
    <w:rsid w:val="00CE046F"/>
    <w:rsid w:val="00CE0D86"/>
    <w:rsid w:val="00CE2B9D"/>
    <w:rsid w:val="00CE3933"/>
    <w:rsid w:val="00CE50A0"/>
    <w:rsid w:val="00CE5C63"/>
    <w:rsid w:val="00CE6916"/>
    <w:rsid w:val="00CF1E4F"/>
    <w:rsid w:val="00CF2F44"/>
    <w:rsid w:val="00CF4ADD"/>
    <w:rsid w:val="00CF5A6E"/>
    <w:rsid w:val="00CF62EB"/>
    <w:rsid w:val="00CF6636"/>
    <w:rsid w:val="00CF69F7"/>
    <w:rsid w:val="00CF7598"/>
    <w:rsid w:val="00D0048A"/>
    <w:rsid w:val="00D02D3B"/>
    <w:rsid w:val="00D02DF7"/>
    <w:rsid w:val="00D03434"/>
    <w:rsid w:val="00D0345D"/>
    <w:rsid w:val="00D03F89"/>
    <w:rsid w:val="00D04D23"/>
    <w:rsid w:val="00D05BF0"/>
    <w:rsid w:val="00D11F1F"/>
    <w:rsid w:val="00D138AC"/>
    <w:rsid w:val="00D15FA3"/>
    <w:rsid w:val="00D17CC5"/>
    <w:rsid w:val="00D201E6"/>
    <w:rsid w:val="00D209E3"/>
    <w:rsid w:val="00D22E43"/>
    <w:rsid w:val="00D23891"/>
    <w:rsid w:val="00D23BC4"/>
    <w:rsid w:val="00D23BD0"/>
    <w:rsid w:val="00D24BFB"/>
    <w:rsid w:val="00D25CB2"/>
    <w:rsid w:val="00D263B8"/>
    <w:rsid w:val="00D271FC"/>
    <w:rsid w:val="00D3237C"/>
    <w:rsid w:val="00D3568B"/>
    <w:rsid w:val="00D35A34"/>
    <w:rsid w:val="00D3639F"/>
    <w:rsid w:val="00D37210"/>
    <w:rsid w:val="00D37392"/>
    <w:rsid w:val="00D376CA"/>
    <w:rsid w:val="00D37BB0"/>
    <w:rsid w:val="00D37C82"/>
    <w:rsid w:val="00D41BCC"/>
    <w:rsid w:val="00D41FA2"/>
    <w:rsid w:val="00D42664"/>
    <w:rsid w:val="00D444A1"/>
    <w:rsid w:val="00D4614D"/>
    <w:rsid w:val="00D50647"/>
    <w:rsid w:val="00D5186C"/>
    <w:rsid w:val="00D564C1"/>
    <w:rsid w:val="00D564C4"/>
    <w:rsid w:val="00D56B0E"/>
    <w:rsid w:val="00D60FF6"/>
    <w:rsid w:val="00D61479"/>
    <w:rsid w:val="00D627F5"/>
    <w:rsid w:val="00D630E8"/>
    <w:rsid w:val="00D64E35"/>
    <w:rsid w:val="00D66D66"/>
    <w:rsid w:val="00D6782E"/>
    <w:rsid w:val="00D70EAF"/>
    <w:rsid w:val="00D71D3D"/>
    <w:rsid w:val="00D71DB1"/>
    <w:rsid w:val="00D72BF5"/>
    <w:rsid w:val="00D732C4"/>
    <w:rsid w:val="00D7677B"/>
    <w:rsid w:val="00D76B39"/>
    <w:rsid w:val="00D76F01"/>
    <w:rsid w:val="00D76F3D"/>
    <w:rsid w:val="00D81BEF"/>
    <w:rsid w:val="00D82B97"/>
    <w:rsid w:val="00D875FD"/>
    <w:rsid w:val="00D91705"/>
    <w:rsid w:val="00D93B0C"/>
    <w:rsid w:val="00D9463D"/>
    <w:rsid w:val="00D95544"/>
    <w:rsid w:val="00D97948"/>
    <w:rsid w:val="00DA2CE9"/>
    <w:rsid w:val="00DA3002"/>
    <w:rsid w:val="00DB0213"/>
    <w:rsid w:val="00DB07CD"/>
    <w:rsid w:val="00DB0B3F"/>
    <w:rsid w:val="00DB1B67"/>
    <w:rsid w:val="00DB1F64"/>
    <w:rsid w:val="00DB6F32"/>
    <w:rsid w:val="00DC0789"/>
    <w:rsid w:val="00DC0F40"/>
    <w:rsid w:val="00DC35B9"/>
    <w:rsid w:val="00DC37B5"/>
    <w:rsid w:val="00DC3982"/>
    <w:rsid w:val="00DC3BA1"/>
    <w:rsid w:val="00DC3EE2"/>
    <w:rsid w:val="00DC4BDC"/>
    <w:rsid w:val="00DC4D80"/>
    <w:rsid w:val="00DC512D"/>
    <w:rsid w:val="00DC5C40"/>
    <w:rsid w:val="00DC633D"/>
    <w:rsid w:val="00DC6913"/>
    <w:rsid w:val="00DD0C5D"/>
    <w:rsid w:val="00DD13B7"/>
    <w:rsid w:val="00DD14BE"/>
    <w:rsid w:val="00DD3376"/>
    <w:rsid w:val="00DD3C36"/>
    <w:rsid w:val="00DD3FF9"/>
    <w:rsid w:val="00DD7C2F"/>
    <w:rsid w:val="00DE03AB"/>
    <w:rsid w:val="00DE158B"/>
    <w:rsid w:val="00DE266E"/>
    <w:rsid w:val="00DE374B"/>
    <w:rsid w:val="00DE4954"/>
    <w:rsid w:val="00DE4D89"/>
    <w:rsid w:val="00DF0C39"/>
    <w:rsid w:val="00DF24BC"/>
    <w:rsid w:val="00DF2D25"/>
    <w:rsid w:val="00DF4B75"/>
    <w:rsid w:val="00DF6B8B"/>
    <w:rsid w:val="00DF78D9"/>
    <w:rsid w:val="00E0122A"/>
    <w:rsid w:val="00E01A9C"/>
    <w:rsid w:val="00E02E76"/>
    <w:rsid w:val="00E0454D"/>
    <w:rsid w:val="00E0511A"/>
    <w:rsid w:val="00E06CBA"/>
    <w:rsid w:val="00E074A4"/>
    <w:rsid w:val="00E119F7"/>
    <w:rsid w:val="00E13597"/>
    <w:rsid w:val="00E152AB"/>
    <w:rsid w:val="00E15977"/>
    <w:rsid w:val="00E15B7B"/>
    <w:rsid w:val="00E1610D"/>
    <w:rsid w:val="00E16A07"/>
    <w:rsid w:val="00E17789"/>
    <w:rsid w:val="00E232C0"/>
    <w:rsid w:val="00E23423"/>
    <w:rsid w:val="00E24181"/>
    <w:rsid w:val="00E264D3"/>
    <w:rsid w:val="00E343CF"/>
    <w:rsid w:val="00E3587D"/>
    <w:rsid w:val="00E40F46"/>
    <w:rsid w:val="00E4241A"/>
    <w:rsid w:val="00E43970"/>
    <w:rsid w:val="00E43CC7"/>
    <w:rsid w:val="00E47294"/>
    <w:rsid w:val="00E479C3"/>
    <w:rsid w:val="00E50253"/>
    <w:rsid w:val="00E524FF"/>
    <w:rsid w:val="00E537F3"/>
    <w:rsid w:val="00E53DC1"/>
    <w:rsid w:val="00E5502F"/>
    <w:rsid w:val="00E5687E"/>
    <w:rsid w:val="00E56BF4"/>
    <w:rsid w:val="00E6299A"/>
    <w:rsid w:val="00E62C31"/>
    <w:rsid w:val="00E631BB"/>
    <w:rsid w:val="00E665BA"/>
    <w:rsid w:val="00E673BD"/>
    <w:rsid w:val="00E70D0E"/>
    <w:rsid w:val="00E72E6E"/>
    <w:rsid w:val="00E742D4"/>
    <w:rsid w:val="00E75014"/>
    <w:rsid w:val="00E75555"/>
    <w:rsid w:val="00E758CB"/>
    <w:rsid w:val="00E7594E"/>
    <w:rsid w:val="00E81E37"/>
    <w:rsid w:val="00E8216B"/>
    <w:rsid w:val="00E825D8"/>
    <w:rsid w:val="00E82B72"/>
    <w:rsid w:val="00E839C2"/>
    <w:rsid w:val="00E84524"/>
    <w:rsid w:val="00E8495B"/>
    <w:rsid w:val="00E85CA7"/>
    <w:rsid w:val="00E8618F"/>
    <w:rsid w:val="00E9007A"/>
    <w:rsid w:val="00E90727"/>
    <w:rsid w:val="00E90B95"/>
    <w:rsid w:val="00E91669"/>
    <w:rsid w:val="00E916F3"/>
    <w:rsid w:val="00E91A20"/>
    <w:rsid w:val="00E93077"/>
    <w:rsid w:val="00E931F7"/>
    <w:rsid w:val="00E95F3E"/>
    <w:rsid w:val="00E97154"/>
    <w:rsid w:val="00E97BA1"/>
    <w:rsid w:val="00EA16F4"/>
    <w:rsid w:val="00EA2736"/>
    <w:rsid w:val="00EA35DA"/>
    <w:rsid w:val="00EA5813"/>
    <w:rsid w:val="00EA6B56"/>
    <w:rsid w:val="00EB213B"/>
    <w:rsid w:val="00EB4013"/>
    <w:rsid w:val="00EB422D"/>
    <w:rsid w:val="00EB460A"/>
    <w:rsid w:val="00EB5209"/>
    <w:rsid w:val="00EC09A6"/>
    <w:rsid w:val="00EC27B6"/>
    <w:rsid w:val="00EC554C"/>
    <w:rsid w:val="00EC6102"/>
    <w:rsid w:val="00EC6F20"/>
    <w:rsid w:val="00ED0259"/>
    <w:rsid w:val="00ED1202"/>
    <w:rsid w:val="00EE6651"/>
    <w:rsid w:val="00EE6A18"/>
    <w:rsid w:val="00EE6DF0"/>
    <w:rsid w:val="00EE7167"/>
    <w:rsid w:val="00EE7475"/>
    <w:rsid w:val="00EE782E"/>
    <w:rsid w:val="00EE7A62"/>
    <w:rsid w:val="00EF13A3"/>
    <w:rsid w:val="00EF17F2"/>
    <w:rsid w:val="00EF29EC"/>
    <w:rsid w:val="00EF2C78"/>
    <w:rsid w:val="00EF4440"/>
    <w:rsid w:val="00EF71A5"/>
    <w:rsid w:val="00EF7820"/>
    <w:rsid w:val="00EF7864"/>
    <w:rsid w:val="00F005E4"/>
    <w:rsid w:val="00F01794"/>
    <w:rsid w:val="00F02B8D"/>
    <w:rsid w:val="00F034F9"/>
    <w:rsid w:val="00F04878"/>
    <w:rsid w:val="00F05297"/>
    <w:rsid w:val="00F05E4A"/>
    <w:rsid w:val="00F060CE"/>
    <w:rsid w:val="00F11A98"/>
    <w:rsid w:val="00F12F7E"/>
    <w:rsid w:val="00F144D2"/>
    <w:rsid w:val="00F14BED"/>
    <w:rsid w:val="00F17CCA"/>
    <w:rsid w:val="00F17F8A"/>
    <w:rsid w:val="00F213A8"/>
    <w:rsid w:val="00F21DDE"/>
    <w:rsid w:val="00F221A9"/>
    <w:rsid w:val="00F231E0"/>
    <w:rsid w:val="00F247E3"/>
    <w:rsid w:val="00F248EB"/>
    <w:rsid w:val="00F25318"/>
    <w:rsid w:val="00F3085C"/>
    <w:rsid w:val="00F37BC1"/>
    <w:rsid w:val="00F4165A"/>
    <w:rsid w:val="00F4213D"/>
    <w:rsid w:val="00F424F6"/>
    <w:rsid w:val="00F446A9"/>
    <w:rsid w:val="00F44E61"/>
    <w:rsid w:val="00F45E38"/>
    <w:rsid w:val="00F46114"/>
    <w:rsid w:val="00F50245"/>
    <w:rsid w:val="00F51755"/>
    <w:rsid w:val="00F51AC2"/>
    <w:rsid w:val="00F53192"/>
    <w:rsid w:val="00F53DD7"/>
    <w:rsid w:val="00F5497D"/>
    <w:rsid w:val="00F55AF4"/>
    <w:rsid w:val="00F605F4"/>
    <w:rsid w:val="00F628F1"/>
    <w:rsid w:val="00F72708"/>
    <w:rsid w:val="00F739F1"/>
    <w:rsid w:val="00F756CA"/>
    <w:rsid w:val="00F81227"/>
    <w:rsid w:val="00F81503"/>
    <w:rsid w:val="00F84140"/>
    <w:rsid w:val="00F90075"/>
    <w:rsid w:val="00F92F35"/>
    <w:rsid w:val="00F96692"/>
    <w:rsid w:val="00F9670B"/>
    <w:rsid w:val="00F96AE4"/>
    <w:rsid w:val="00FA01E2"/>
    <w:rsid w:val="00FA0BA3"/>
    <w:rsid w:val="00FA29DC"/>
    <w:rsid w:val="00FA32EC"/>
    <w:rsid w:val="00FA3323"/>
    <w:rsid w:val="00FA479F"/>
    <w:rsid w:val="00FA53B5"/>
    <w:rsid w:val="00FA5C3A"/>
    <w:rsid w:val="00FA76D7"/>
    <w:rsid w:val="00FB12C2"/>
    <w:rsid w:val="00FB1AB2"/>
    <w:rsid w:val="00FB2F1B"/>
    <w:rsid w:val="00FB35A8"/>
    <w:rsid w:val="00FB46D7"/>
    <w:rsid w:val="00FB63B3"/>
    <w:rsid w:val="00FB7708"/>
    <w:rsid w:val="00FC192C"/>
    <w:rsid w:val="00FC1A8C"/>
    <w:rsid w:val="00FD0502"/>
    <w:rsid w:val="00FD17D3"/>
    <w:rsid w:val="00FD26C0"/>
    <w:rsid w:val="00FD30D6"/>
    <w:rsid w:val="00FD4243"/>
    <w:rsid w:val="00FD454D"/>
    <w:rsid w:val="00FD5948"/>
    <w:rsid w:val="00FD62EA"/>
    <w:rsid w:val="00FD645F"/>
    <w:rsid w:val="00FD6481"/>
    <w:rsid w:val="00FD6552"/>
    <w:rsid w:val="00FD6986"/>
    <w:rsid w:val="00FD78E8"/>
    <w:rsid w:val="00FF04FC"/>
    <w:rsid w:val="00FF11E9"/>
    <w:rsid w:val="00FF1886"/>
    <w:rsid w:val="00FF1D34"/>
    <w:rsid w:val="00FF22EF"/>
    <w:rsid w:val="00FF3BFF"/>
    <w:rsid w:val="00FF6945"/>
    <w:rsid w:val="00FF71A1"/>
    <w:rsid w:val="00FF756D"/>
    <w:rsid w:val="00FF7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AE3C25"/>
  <w15:chartTrackingRefBased/>
  <w15:docId w15:val="{7C885307-97CF-4AB6-97AE-84A7F6648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40B7"/>
  </w:style>
  <w:style w:type="paragraph" w:styleId="Heading1">
    <w:name w:val="heading 1"/>
    <w:basedOn w:val="Normal"/>
    <w:next w:val="Normal"/>
    <w:link w:val="Heading1Char"/>
    <w:uiPriority w:val="9"/>
    <w:qFormat/>
    <w:rsid w:val="001F2B11"/>
    <w:pPr>
      <w:keepNext/>
      <w:keepLines/>
      <w:spacing w:before="600" w:after="360"/>
      <w:jc w:val="center"/>
      <w:outlineLvl w:val="0"/>
    </w:pPr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320"/>
    <w:pPr>
      <w:keepNext/>
      <w:keepLines/>
      <w:spacing w:before="240" w:after="240"/>
      <w:jc w:val="center"/>
      <w:outlineLvl w:val="1"/>
    </w:pPr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93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593BCD"/>
  </w:style>
  <w:style w:type="character" w:customStyle="1" w:styleId="eop">
    <w:name w:val="eop"/>
    <w:basedOn w:val="DefaultParagraphFont"/>
    <w:rsid w:val="00593BCD"/>
  </w:style>
  <w:style w:type="character" w:customStyle="1" w:styleId="Heading1Char">
    <w:name w:val="Heading 1 Char"/>
    <w:basedOn w:val="DefaultParagraphFont"/>
    <w:link w:val="Heading1"/>
    <w:uiPriority w:val="9"/>
    <w:rsid w:val="001F2B11"/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1F2B1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23320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B92C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2CA0"/>
  </w:style>
  <w:style w:type="paragraph" w:styleId="Footer">
    <w:name w:val="footer"/>
    <w:basedOn w:val="Normal"/>
    <w:link w:val="FooterChar"/>
    <w:uiPriority w:val="99"/>
    <w:unhideWhenUsed/>
    <w:rsid w:val="00B92C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2CA0"/>
  </w:style>
  <w:style w:type="paragraph" w:styleId="TOC1">
    <w:name w:val="toc 1"/>
    <w:basedOn w:val="Normal"/>
    <w:next w:val="Normal"/>
    <w:autoRedefine/>
    <w:uiPriority w:val="39"/>
    <w:unhideWhenUsed/>
    <w:rsid w:val="00807CAF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07CAF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07CAF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07CAF"/>
    <w:pPr>
      <w:spacing w:after="0"/>
      <w:ind w:left="660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807CAF"/>
    <w:pPr>
      <w:spacing w:after="0"/>
      <w:ind w:left="880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807CAF"/>
    <w:pPr>
      <w:spacing w:after="0"/>
      <w:ind w:left="1100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807CAF"/>
    <w:pPr>
      <w:spacing w:after="0"/>
      <w:ind w:left="1320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807CAF"/>
    <w:pPr>
      <w:spacing w:after="0"/>
      <w:ind w:left="1540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807CAF"/>
    <w:pPr>
      <w:spacing w:after="0"/>
      <w:ind w:left="1760"/>
    </w:pPr>
    <w:rPr>
      <w:rFonts w:cstheme="minorHAnsi"/>
      <w:sz w:val="18"/>
      <w:szCs w:val="21"/>
    </w:rPr>
  </w:style>
  <w:style w:type="character" w:styleId="Hyperlink">
    <w:name w:val="Hyperlink"/>
    <w:basedOn w:val="DefaultParagraphFont"/>
    <w:uiPriority w:val="99"/>
    <w:unhideWhenUsed/>
    <w:rsid w:val="00807CAF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6214B2"/>
    <w:rPr>
      <w:color w:val="808080"/>
    </w:rPr>
  </w:style>
  <w:style w:type="table" w:styleId="TableGrid">
    <w:name w:val="Table Grid"/>
    <w:basedOn w:val="TableNormal"/>
    <w:uiPriority w:val="39"/>
    <w:rsid w:val="001B6A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D7DB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2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EC551-7565-493C-BE70-187B520B1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4584</Words>
  <Characters>26130</Characters>
  <Application>Microsoft Office Word</Application>
  <DocSecurity>0</DocSecurity>
  <Lines>217</Lines>
  <Paragraphs>61</Paragraphs>
  <ScaleCrop>false</ScaleCrop>
  <Company/>
  <LinksUpToDate>false</LinksUpToDate>
  <CharactersWithSpaces>30653</CharactersWithSpaces>
  <SharedDoc>false</SharedDoc>
  <HLinks>
    <vt:vector size="54" baseType="variant">
      <vt:variant>
        <vt:i4>1441851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_Toc130137947</vt:lpwstr>
      </vt:variant>
      <vt:variant>
        <vt:i4>1441851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_Toc130137946</vt:lpwstr>
      </vt:variant>
      <vt:variant>
        <vt:i4>1441851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_Toc130137945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_Toc130137944</vt:lpwstr>
      </vt:variant>
      <vt:variant>
        <vt:i4>1441851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_Toc130137943</vt:lpwstr>
      </vt:variant>
      <vt:variant>
        <vt:i4>1441851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_Toc130137942</vt:lpwstr>
      </vt:variant>
      <vt:variant>
        <vt:i4>1441851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_Toc130137941</vt:lpwstr>
      </vt:variant>
      <vt:variant>
        <vt:i4>1441851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_Toc130137940</vt:lpwstr>
      </vt:variant>
      <vt:variant>
        <vt:i4>1114171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_Toc130137939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Austėja Valeikaitė</dc:creator>
  <cp:keywords/>
  <dc:description/>
  <cp:lastModifiedBy>Simona Gelžinytė</cp:lastModifiedBy>
  <cp:revision>2</cp:revision>
  <cp:lastPrinted>2023-03-20T00:16:00Z</cp:lastPrinted>
  <dcterms:created xsi:type="dcterms:W3CDTF">2023-04-16T10:37:00Z</dcterms:created>
  <dcterms:modified xsi:type="dcterms:W3CDTF">2023-04-16T10:37:00Z</dcterms:modified>
</cp:coreProperties>
</file>